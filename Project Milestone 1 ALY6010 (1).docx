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FCD75" w14:textId="571AA18E" w:rsidR="00C97188" w:rsidRPr="00DD2282" w:rsidRDefault="00C97188" w:rsidP="00C97188">
      <w:pPr>
        <w:spacing w:line="480" w:lineRule="auto"/>
        <w:jc w:val="center"/>
        <w:rPr>
          <w:sz w:val="28"/>
          <w:szCs w:val="28"/>
          <w:lang w:eastAsia="en-US"/>
        </w:rPr>
      </w:pPr>
      <w:r w:rsidRPr="00DD2282">
        <w:rPr>
          <w:noProof/>
          <w:sz w:val="28"/>
          <w:szCs w:val="28"/>
        </w:rPr>
        <w:drawing>
          <wp:inline distT="0" distB="0" distL="0" distR="0" wp14:anchorId="03B0CFB2" wp14:editId="05A647BC">
            <wp:extent cx="5052060" cy="906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2060" cy="906780"/>
                    </a:xfrm>
                    <a:prstGeom prst="rect">
                      <a:avLst/>
                    </a:prstGeom>
                    <a:noFill/>
                    <a:ln>
                      <a:noFill/>
                    </a:ln>
                  </pic:spPr>
                </pic:pic>
              </a:graphicData>
            </a:graphic>
          </wp:inline>
        </w:drawing>
      </w:r>
    </w:p>
    <w:p w14:paraId="4069C65D" w14:textId="77777777" w:rsidR="00C97188" w:rsidRPr="00DD2282" w:rsidRDefault="00C97188" w:rsidP="00C97188">
      <w:pPr>
        <w:spacing w:line="480" w:lineRule="auto"/>
        <w:jc w:val="center"/>
        <w:rPr>
          <w:sz w:val="28"/>
          <w:szCs w:val="28"/>
        </w:rPr>
      </w:pPr>
    </w:p>
    <w:p w14:paraId="1C94213C" w14:textId="77777777" w:rsidR="00147C0D" w:rsidRPr="00DD2282" w:rsidRDefault="00615118" w:rsidP="00C97188">
      <w:pPr>
        <w:spacing w:line="480" w:lineRule="auto"/>
        <w:jc w:val="center"/>
        <w:rPr>
          <w:ins w:id="0" w:author="Liya Ai" w:date="2021-11-13T16:07:00Z"/>
          <w:b/>
          <w:bCs/>
          <w:sz w:val="28"/>
          <w:szCs w:val="28"/>
          <w:u w:val="single"/>
        </w:rPr>
      </w:pPr>
      <w:ins w:id="1" w:author="Liya Ai" w:date="2021-11-13T16:00:00Z">
        <w:r w:rsidRPr="00DD2282">
          <w:rPr>
            <w:b/>
            <w:bCs/>
            <w:sz w:val="28"/>
            <w:szCs w:val="28"/>
            <w:u w:val="single"/>
            <w:rPrChange w:id="2" w:author="Liya Ai" w:date="2021-11-13T16:00:00Z">
              <w:rPr>
                <w:b/>
                <w:bCs/>
                <w:u w:val="single"/>
              </w:rPr>
            </w:rPrChange>
          </w:rPr>
          <w:t>Exploratory Data Analysis</w:t>
        </w:r>
        <w:r w:rsidRPr="00DD2282">
          <w:rPr>
            <w:b/>
            <w:bCs/>
            <w:sz w:val="28"/>
            <w:szCs w:val="28"/>
            <w:u w:val="single"/>
          </w:rPr>
          <w:t xml:space="preserve"> </w:t>
        </w:r>
      </w:ins>
      <w:ins w:id="3" w:author="Liya Ai" w:date="2021-11-13T16:01:00Z">
        <w:r w:rsidRPr="00DD2282">
          <w:rPr>
            <w:b/>
            <w:bCs/>
            <w:sz w:val="28"/>
            <w:szCs w:val="28"/>
            <w:u w:val="single"/>
          </w:rPr>
          <w:t xml:space="preserve">(EDA) </w:t>
        </w:r>
      </w:ins>
      <w:ins w:id="4" w:author="Liya Ai" w:date="2021-11-13T16:00:00Z">
        <w:r w:rsidRPr="00DD2282">
          <w:rPr>
            <w:b/>
            <w:bCs/>
            <w:sz w:val="28"/>
            <w:szCs w:val="28"/>
            <w:u w:val="single"/>
          </w:rPr>
          <w:t xml:space="preserve">of </w:t>
        </w:r>
      </w:ins>
      <w:ins w:id="5" w:author="Liya Ai" w:date="2021-11-13T16:01:00Z">
        <w:r w:rsidRPr="00DD2282">
          <w:rPr>
            <w:b/>
            <w:bCs/>
            <w:sz w:val="28"/>
            <w:szCs w:val="28"/>
            <w:u w:val="single"/>
          </w:rPr>
          <w:t>Chronic Disease</w:t>
        </w:r>
      </w:ins>
      <w:ins w:id="6" w:author="Liya Ai" w:date="2021-11-13T16:03:00Z">
        <w:r w:rsidRPr="00DD2282">
          <w:rPr>
            <w:b/>
            <w:bCs/>
            <w:sz w:val="28"/>
            <w:szCs w:val="28"/>
            <w:u w:val="single"/>
          </w:rPr>
          <w:t>s</w:t>
        </w:r>
      </w:ins>
      <w:ins w:id="7" w:author="Liya Ai" w:date="2021-11-13T16:07:00Z">
        <w:r w:rsidRPr="00DD2282">
          <w:rPr>
            <w:b/>
            <w:bCs/>
            <w:sz w:val="28"/>
            <w:szCs w:val="28"/>
            <w:u w:val="single"/>
          </w:rPr>
          <w:t xml:space="preserve"> </w:t>
        </w:r>
      </w:ins>
    </w:p>
    <w:p w14:paraId="34EBB4DA" w14:textId="0C9A7556" w:rsidR="00C97188" w:rsidRPr="00DD2282" w:rsidDel="00615118" w:rsidRDefault="00615118" w:rsidP="00C97188">
      <w:pPr>
        <w:spacing w:line="480" w:lineRule="auto"/>
        <w:jc w:val="center"/>
        <w:rPr>
          <w:del w:id="8" w:author="Liya Ai" w:date="2021-11-13T16:00:00Z"/>
          <w:b/>
          <w:bCs/>
          <w:sz w:val="28"/>
          <w:szCs w:val="28"/>
          <w:u w:val="single"/>
          <w:rPrChange w:id="9" w:author="Liya Ai" w:date="2021-11-13T16:00:00Z">
            <w:rPr>
              <w:del w:id="10" w:author="Liya Ai" w:date="2021-11-13T16:00:00Z"/>
              <w:b/>
              <w:bCs/>
              <w:u w:val="single"/>
            </w:rPr>
          </w:rPrChange>
        </w:rPr>
      </w:pPr>
      <w:ins w:id="11" w:author="Liya Ai" w:date="2021-11-13T16:07:00Z">
        <w:r w:rsidRPr="00DD2282">
          <w:rPr>
            <w:b/>
            <w:bCs/>
            <w:sz w:val="28"/>
            <w:szCs w:val="28"/>
            <w:u w:val="single"/>
          </w:rPr>
          <w:t>Project</w:t>
        </w:r>
      </w:ins>
      <w:ins w:id="12" w:author="Liya Ai" w:date="2021-11-13T16:01:00Z">
        <w:r w:rsidRPr="00DD2282">
          <w:rPr>
            <w:b/>
            <w:bCs/>
            <w:sz w:val="28"/>
            <w:szCs w:val="28"/>
            <w:u w:val="single"/>
          </w:rPr>
          <w:t xml:space="preserve"> in the U.S.</w:t>
        </w:r>
      </w:ins>
      <w:del w:id="13" w:author="Liya Ai" w:date="2021-11-13T16:00:00Z">
        <w:r w:rsidR="00C97188" w:rsidRPr="00DD2282" w:rsidDel="00615118">
          <w:rPr>
            <w:b/>
            <w:bCs/>
            <w:sz w:val="28"/>
            <w:szCs w:val="28"/>
            <w:u w:val="single"/>
            <w:rPrChange w:id="14" w:author="Liya Ai" w:date="2021-11-13T16:00:00Z">
              <w:rPr>
                <w:b/>
                <w:bCs/>
                <w:u w:val="single"/>
              </w:rPr>
            </w:rPrChange>
          </w:rPr>
          <w:delText>ALY 6010 Probability Theory and Introductory Statistics</w:delText>
        </w:r>
      </w:del>
    </w:p>
    <w:p w14:paraId="1E31968E" w14:textId="77777777" w:rsidR="00615118" w:rsidRPr="00DD2282" w:rsidRDefault="00615118" w:rsidP="00C97188">
      <w:pPr>
        <w:spacing w:line="480" w:lineRule="auto"/>
        <w:jc w:val="center"/>
        <w:rPr>
          <w:ins w:id="15" w:author="Liya Ai" w:date="2021-11-13T16:00:00Z"/>
          <w:b/>
          <w:bCs/>
          <w:sz w:val="28"/>
          <w:szCs w:val="28"/>
          <w:u w:val="single"/>
        </w:rPr>
      </w:pPr>
    </w:p>
    <w:p w14:paraId="5185EB95" w14:textId="35BDEFC9" w:rsidR="00C97188" w:rsidRPr="00DD2282" w:rsidRDefault="00C97188" w:rsidP="00C97188">
      <w:pPr>
        <w:spacing w:line="480" w:lineRule="auto"/>
        <w:jc w:val="center"/>
        <w:rPr>
          <w:b/>
          <w:bCs/>
          <w:sz w:val="28"/>
          <w:szCs w:val="28"/>
          <w:u w:val="single"/>
        </w:rPr>
      </w:pPr>
      <w:r w:rsidRPr="00DD2282">
        <w:rPr>
          <w:b/>
          <w:bCs/>
          <w:sz w:val="28"/>
          <w:szCs w:val="28"/>
          <w:u w:val="single"/>
        </w:rPr>
        <w:t>WEEK 2</w:t>
      </w:r>
    </w:p>
    <w:p w14:paraId="19AB8B8C" w14:textId="0187E4E6" w:rsidR="00C97188" w:rsidRPr="00DD2282" w:rsidRDefault="00C97188" w:rsidP="00C97188">
      <w:pPr>
        <w:spacing w:line="480" w:lineRule="auto"/>
        <w:jc w:val="center"/>
        <w:rPr>
          <w:b/>
          <w:bCs/>
          <w:sz w:val="28"/>
          <w:szCs w:val="28"/>
          <w:u w:val="single"/>
        </w:rPr>
      </w:pPr>
      <w:r w:rsidRPr="00DD2282">
        <w:rPr>
          <w:b/>
          <w:bCs/>
          <w:sz w:val="28"/>
          <w:szCs w:val="28"/>
          <w:u w:val="single"/>
        </w:rPr>
        <w:t>Final Project- Milestone 1</w:t>
      </w:r>
    </w:p>
    <w:p w14:paraId="65153A39" w14:textId="25EC1D44" w:rsidR="00C97188" w:rsidRPr="00DD2282" w:rsidRDefault="00B034D9" w:rsidP="00C97188">
      <w:pPr>
        <w:spacing w:line="480" w:lineRule="auto"/>
        <w:jc w:val="center"/>
        <w:rPr>
          <w:b/>
          <w:bCs/>
          <w:sz w:val="28"/>
          <w:szCs w:val="28"/>
          <w:u w:val="single"/>
        </w:rPr>
      </w:pPr>
      <w:r w:rsidRPr="00DD2282">
        <w:rPr>
          <w:noProof/>
          <w:sz w:val="28"/>
          <w:szCs w:val="28"/>
        </w:rPr>
        <w:drawing>
          <wp:anchor distT="0" distB="0" distL="114300" distR="114300" simplePos="0" relativeHeight="251658240" behindDoc="0" locked="0" layoutInCell="1" allowOverlap="1" wp14:anchorId="311C9C95" wp14:editId="781B2F33">
            <wp:simplePos x="0" y="0"/>
            <wp:positionH relativeFrom="column">
              <wp:posOffset>1752600</wp:posOffset>
            </wp:positionH>
            <wp:positionV relativeFrom="paragraph">
              <wp:posOffset>342900</wp:posOffset>
            </wp:positionV>
            <wp:extent cx="2232660" cy="2156460"/>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2660" cy="2156460"/>
                    </a:xfrm>
                    <a:prstGeom prst="rect">
                      <a:avLst/>
                    </a:prstGeom>
                    <a:noFill/>
                    <a:ln>
                      <a:noFill/>
                    </a:ln>
                  </pic:spPr>
                </pic:pic>
              </a:graphicData>
            </a:graphic>
          </wp:anchor>
        </w:drawing>
      </w:r>
    </w:p>
    <w:p w14:paraId="7A6777AB" w14:textId="065C81CC" w:rsidR="00C97188" w:rsidRPr="00DD2282" w:rsidRDefault="00B034D9" w:rsidP="00B034D9">
      <w:pPr>
        <w:spacing w:line="480" w:lineRule="auto"/>
        <w:rPr>
          <w:sz w:val="28"/>
          <w:szCs w:val="28"/>
        </w:rPr>
      </w:pPr>
      <w:r w:rsidRPr="00DD2282">
        <w:rPr>
          <w:sz w:val="28"/>
          <w:szCs w:val="28"/>
        </w:rPr>
        <w:br w:type="textWrapping" w:clear="all"/>
      </w:r>
    </w:p>
    <w:p w14:paraId="6E66C897" w14:textId="77777777" w:rsidR="00C97188" w:rsidRPr="00DD2282" w:rsidRDefault="00C97188" w:rsidP="00C97188">
      <w:pPr>
        <w:spacing w:line="480" w:lineRule="auto"/>
        <w:jc w:val="center"/>
        <w:rPr>
          <w:sz w:val="28"/>
          <w:szCs w:val="28"/>
        </w:rPr>
      </w:pPr>
    </w:p>
    <w:p w14:paraId="782A313A" w14:textId="4620C961" w:rsidR="00C97188" w:rsidRPr="00DD2282" w:rsidRDefault="00C97188" w:rsidP="00C97188">
      <w:pPr>
        <w:widowControl w:val="0"/>
        <w:spacing w:line="480" w:lineRule="auto"/>
        <w:jc w:val="center"/>
        <w:rPr>
          <w:rFonts w:eastAsiaTheme="minorHAnsi"/>
          <w:b/>
          <w:sz w:val="28"/>
          <w:szCs w:val="28"/>
        </w:rPr>
      </w:pPr>
      <w:r w:rsidRPr="00DD2282">
        <w:rPr>
          <w:b/>
          <w:sz w:val="28"/>
          <w:szCs w:val="28"/>
        </w:rPr>
        <w:t xml:space="preserve">Submitted By: </w:t>
      </w:r>
      <w:proofErr w:type="spellStart"/>
      <w:r w:rsidRPr="00DD2282">
        <w:rPr>
          <w:bCs/>
          <w:color w:val="0070C0"/>
          <w:sz w:val="28"/>
          <w:szCs w:val="28"/>
        </w:rPr>
        <w:t>Chailvi</w:t>
      </w:r>
      <w:proofErr w:type="spellEnd"/>
      <w:r w:rsidRPr="00DD2282">
        <w:rPr>
          <w:bCs/>
          <w:color w:val="0070C0"/>
          <w:sz w:val="28"/>
          <w:szCs w:val="28"/>
        </w:rPr>
        <w:t xml:space="preserve"> Yadav, </w:t>
      </w:r>
      <w:proofErr w:type="spellStart"/>
      <w:r w:rsidRPr="00DD2282">
        <w:rPr>
          <w:bCs/>
          <w:color w:val="0070C0"/>
          <w:sz w:val="28"/>
          <w:szCs w:val="28"/>
        </w:rPr>
        <w:t>Liya</w:t>
      </w:r>
      <w:proofErr w:type="spellEnd"/>
      <w:r w:rsidRPr="00DD2282">
        <w:rPr>
          <w:bCs/>
          <w:color w:val="0070C0"/>
          <w:sz w:val="28"/>
          <w:szCs w:val="28"/>
        </w:rPr>
        <w:t xml:space="preserve"> Ai, Manisha Kaila</w:t>
      </w:r>
      <w:ins w:id="16" w:author="Liya Ai" w:date="2021-11-13T16:05:00Z">
        <w:r w:rsidR="00615118" w:rsidRPr="00DD2282">
          <w:rPr>
            <w:bCs/>
            <w:color w:val="0070C0"/>
            <w:sz w:val="28"/>
            <w:szCs w:val="28"/>
          </w:rPr>
          <w:t xml:space="preserve"> (Group 1)</w:t>
        </w:r>
      </w:ins>
    </w:p>
    <w:p w14:paraId="05AF7F53" w14:textId="77777777" w:rsidR="00C97188" w:rsidRPr="00DD2282" w:rsidRDefault="00C97188" w:rsidP="00C97188">
      <w:pPr>
        <w:widowControl w:val="0"/>
        <w:spacing w:line="480" w:lineRule="auto"/>
        <w:jc w:val="center"/>
        <w:rPr>
          <w:bCs/>
          <w:sz w:val="28"/>
          <w:szCs w:val="28"/>
        </w:rPr>
      </w:pPr>
      <w:r w:rsidRPr="00DD2282">
        <w:rPr>
          <w:b/>
          <w:sz w:val="28"/>
          <w:szCs w:val="28"/>
        </w:rPr>
        <w:t>Course Code:</w:t>
      </w:r>
      <w:r w:rsidRPr="00DD2282">
        <w:rPr>
          <w:bCs/>
          <w:sz w:val="28"/>
          <w:szCs w:val="28"/>
        </w:rPr>
        <w:t xml:space="preserve"> ALY 6010 Probability Theory and Introductory Statistics</w:t>
      </w:r>
    </w:p>
    <w:p w14:paraId="38B4535E" w14:textId="0085A6F1" w:rsidR="00C97188" w:rsidRPr="00DD2282" w:rsidRDefault="00C97188" w:rsidP="00C97188">
      <w:pPr>
        <w:widowControl w:val="0"/>
        <w:spacing w:line="480" w:lineRule="auto"/>
        <w:jc w:val="center"/>
        <w:rPr>
          <w:bCs/>
          <w:sz w:val="28"/>
          <w:szCs w:val="28"/>
        </w:rPr>
      </w:pPr>
      <w:r w:rsidRPr="00DD2282">
        <w:rPr>
          <w:b/>
          <w:sz w:val="28"/>
          <w:szCs w:val="28"/>
        </w:rPr>
        <w:t>Instructor:</w:t>
      </w:r>
      <w:r w:rsidRPr="00DD2282">
        <w:rPr>
          <w:bCs/>
          <w:sz w:val="28"/>
          <w:szCs w:val="28"/>
        </w:rPr>
        <w:t xml:space="preserve"> </w:t>
      </w:r>
      <w:ins w:id="17" w:author="Liya Ai" w:date="2021-11-13T16:05:00Z">
        <w:r w:rsidR="00615118" w:rsidRPr="00DD2282">
          <w:rPr>
            <w:bCs/>
            <w:sz w:val="28"/>
            <w:szCs w:val="28"/>
          </w:rPr>
          <w:t xml:space="preserve">Professor </w:t>
        </w:r>
      </w:ins>
      <w:r w:rsidRPr="00DD2282">
        <w:rPr>
          <w:bCs/>
          <w:color w:val="0070C0"/>
          <w:sz w:val="28"/>
          <w:szCs w:val="28"/>
        </w:rPr>
        <w:t xml:space="preserve">Amin </w:t>
      </w:r>
      <w:proofErr w:type="spellStart"/>
      <w:r w:rsidRPr="00DD2282">
        <w:rPr>
          <w:bCs/>
          <w:color w:val="0070C0"/>
          <w:sz w:val="28"/>
          <w:szCs w:val="28"/>
        </w:rPr>
        <w:t>Karimpour</w:t>
      </w:r>
      <w:proofErr w:type="spellEnd"/>
    </w:p>
    <w:p w14:paraId="78EF0A2C" w14:textId="59F27AA6" w:rsidR="00C97188" w:rsidRPr="00DD2282" w:rsidRDefault="00C97188" w:rsidP="00C97188">
      <w:pPr>
        <w:widowControl w:val="0"/>
        <w:spacing w:line="480" w:lineRule="auto"/>
        <w:jc w:val="center"/>
        <w:rPr>
          <w:bCs/>
          <w:sz w:val="28"/>
          <w:szCs w:val="28"/>
        </w:rPr>
      </w:pPr>
      <w:r w:rsidRPr="00DD2282">
        <w:rPr>
          <w:b/>
          <w:sz w:val="28"/>
          <w:szCs w:val="28"/>
        </w:rPr>
        <w:t>Submitted on:</w:t>
      </w:r>
      <w:r w:rsidRPr="00DD2282">
        <w:rPr>
          <w:bCs/>
          <w:sz w:val="28"/>
          <w:szCs w:val="28"/>
        </w:rPr>
        <w:t xml:space="preserve"> November 1</w:t>
      </w:r>
      <w:ins w:id="18" w:author="Liya Ai" w:date="2021-11-13T16:05:00Z">
        <w:r w:rsidR="00615118" w:rsidRPr="00DD2282">
          <w:rPr>
            <w:bCs/>
            <w:sz w:val="28"/>
            <w:szCs w:val="28"/>
          </w:rPr>
          <w:t>3</w:t>
        </w:r>
      </w:ins>
      <w:del w:id="19" w:author="Liya Ai" w:date="2021-11-13T16:05:00Z">
        <w:r w:rsidRPr="00DD2282" w:rsidDel="00615118">
          <w:rPr>
            <w:bCs/>
            <w:sz w:val="28"/>
            <w:szCs w:val="28"/>
          </w:rPr>
          <w:delText>1</w:delText>
        </w:r>
      </w:del>
      <w:ins w:id="20" w:author="Liya Ai" w:date="2021-11-13T16:05:00Z">
        <w:r w:rsidR="00615118" w:rsidRPr="00DD2282">
          <w:rPr>
            <w:bCs/>
            <w:sz w:val="28"/>
            <w:szCs w:val="28"/>
            <w:vertAlign w:val="superscript"/>
          </w:rPr>
          <w:t>rd</w:t>
        </w:r>
      </w:ins>
      <w:del w:id="21" w:author="Liya Ai" w:date="2021-11-13T16:05:00Z">
        <w:r w:rsidRPr="00DD2282" w:rsidDel="00615118">
          <w:rPr>
            <w:bCs/>
            <w:sz w:val="28"/>
            <w:szCs w:val="28"/>
            <w:vertAlign w:val="superscript"/>
          </w:rPr>
          <w:delText>th</w:delText>
        </w:r>
      </w:del>
      <w:r w:rsidRPr="00DD2282">
        <w:rPr>
          <w:bCs/>
          <w:sz w:val="28"/>
          <w:szCs w:val="28"/>
        </w:rPr>
        <w:t xml:space="preserve"> 2021</w:t>
      </w:r>
    </w:p>
    <w:p w14:paraId="21A01A60" w14:textId="3D5089E3" w:rsidR="003077B4" w:rsidRPr="00DD2282" w:rsidRDefault="003077B4" w:rsidP="00E31FF2">
      <w:pPr>
        <w:spacing w:line="360" w:lineRule="auto"/>
        <w:jc w:val="center"/>
        <w:rPr>
          <w:sz w:val="28"/>
          <w:szCs w:val="28"/>
        </w:rPr>
      </w:pPr>
    </w:p>
    <w:p w14:paraId="55C6A76D" w14:textId="4111D1E5" w:rsidR="007C5F2B" w:rsidRPr="00DD2282" w:rsidRDefault="007C5F2B" w:rsidP="00E31FF2">
      <w:pPr>
        <w:spacing w:line="360" w:lineRule="auto"/>
        <w:jc w:val="center"/>
        <w:rPr>
          <w:sz w:val="28"/>
          <w:szCs w:val="28"/>
        </w:rPr>
      </w:pPr>
    </w:p>
    <w:p w14:paraId="63AE1B1A" w14:textId="29529747" w:rsidR="007C5F2B" w:rsidRPr="00DD2282" w:rsidRDefault="007C5F2B" w:rsidP="00E31FF2">
      <w:pPr>
        <w:spacing w:line="360" w:lineRule="auto"/>
        <w:jc w:val="center"/>
        <w:rPr>
          <w:sz w:val="28"/>
          <w:szCs w:val="28"/>
        </w:rPr>
      </w:pPr>
    </w:p>
    <w:p w14:paraId="608248AC" w14:textId="012ACC13" w:rsidR="007C5F2B" w:rsidRPr="00DD2282" w:rsidRDefault="007C5F2B" w:rsidP="00E31FF2">
      <w:pPr>
        <w:spacing w:line="360" w:lineRule="auto"/>
        <w:jc w:val="center"/>
        <w:rPr>
          <w:sz w:val="28"/>
          <w:szCs w:val="28"/>
        </w:rPr>
      </w:pPr>
    </w:p>
    <w:p w14:paraId="61E3A35B" w14:textId="74FECB93" w:rsidR="007C5F2B" w:rsidRPr="00DD2282" w:rsidRDefault="007C5F2B" w:rsidP="00E31FF2">
      <w:pPr>
        <w:spacing w:line="360" w:lineRule="auto"/>
        <w:jc w:val="center"/>
        <w:rPr>
          <w:sz w:val="28"/>
          <w:szCs w:val="28"/>
        </w:rPr>
      </w:pPr>
    </w:p>
    <w:p w14:paraId="6DD4B2D2" w14:textId="6955CE83" w:rsidR="007C5F2B" w:rsidRPr="00DD2282" w:rsidRDefault="00445486" w:rsidP="00E31FF2">
      <w:pPr>
        <w:spacing w:line="360" w:lineRule="auto"/>
        <w:jc w:val="center"/>
        <w:rPr>
          <w:b/>
          <w:bCs/>
          <w:sz w:val="28"/>
          <w:szCs w:val="28"/>
          <w:u w:val="single"/>
        </w:rPr>
      </w:pPr>
      <w:r w:rsidRPr="00DD2282">
        <w:rPr>
          <w:b/>
          <w:bCs/>
          <w:sz w:val="28"/>
          <w:szCs w:val="28"/>
          <w:u w:val="single"/>
        </w:rPr>
        <w:t>Introduction</w:t>
      </w:r>
    </w:p>
    <w:p w14:paraId="1BE07326" w14:textId="0CAE4071" w:rsidR="00445486" w:rsidRPr="00DD2282" w:rsidRDefault="00445486" w:rsidP="00E31FF2">
      <w:pPr>
        <w:spacing w:line="360" w:lineRule="auto"/>
        <w:jc w:val="center"/>
        <w:rPr>
          <w:sz w:val="28"/>
          <w:szCs w:val="28"/>
        </w:rPr>
      </w:pPr>
    </w:p>
    <w:p w14:paraId="1AD48C76" w14:textId="7133E970" w:rsidR="00147C0D" w:rsidRPr="00DD2282" w:rsidRDefault="00154070" w:rsidP="00445486">
      <w:pPr>
        <w:spacing w:line="360" w:lineRule="auto"/>
        <w:rPr>
          <w:ins w:id="22" w:author="Liya Ai" w:date="2021-11-13T16:10:00Z"/>
          <w:sz w:val="28"/>
          <w:szCs w:val="28"/>
        </w:rPr>
      </w:pPr>
      <w:r w:rsidRPr="00DD2282">
        <w:rPr>
          <w:sz w:val="28"/>
          <w:szCs w:val="28"/>
        </w:rPr>
        <w:t>Our group focused on death cases due to chronic disease for a decade</w:t>
      </w:r>
      <w:r w:rsidR="007255E3" w:rsidRPr="00DD2282">
        <w:rPr>
          <w:sz w:val="28"/>
          <w:szCs w:val="28"/>
        </w:rPr>
        <w:t xml:space="preserve"> </w:t>
      </w:r>
      <w:r w:rsidR="00591547" w:rsidRPr="00DD2282">
        <w:rPr>
          <w:sz w:val="28"/>
          <w:szCs w:val="28"/>
        </w:rPr>
        <w:t>(2010-2020)</w:t>
      </w:r>
      <w:r w:rsidRPr="00DD2282">
        <w:rPr>
          <w:sz w:val="28"/>
          <w:szCs w:val="28"/>
        </w:rPr>
        <w:t xml:space="preserve"> in USA. </w:t>
      </w:r>
      <w:r w:rsidR="007255E3" w:rsidRPr="00DD2282">
        <w:rPr>
          <w:sz w:val="28"/>
          <w:szCs w:val="28"/>
        </w:rPr>
        <w:t xml:space="preserve">The purpose of choosing this dataset is to know </w:t>
      </w:r>
      <w:r w:rsidR="004B3195" w:rsidRPr="00DD2282">
        <w:rPr>
          <w:sz w:val="28"/>
          <w:szCs w:val="28"/>
        </w:rPr>
        <w:t xml:space="preserve">what is the trend of </w:t>
      </w:r>
      <w:r w:rsidR="007255E3" w:rsidRPr="00DD2282">
        <w:rPr>
          <w:sz w:val="28"/>
          <w:szCs w:val="28"/>
        </w:rPr>
        <w:t xml:space="preserve">death cases </w:t>
      </w:r>
      <w:r w:rsidR="004B3195" w:rsidRPr="00DD2282">
        <w:rPr>
          <w:sz w:val="28"/>
          <w:szCs w:val="28"/>
        </w:rPr>
        <w:t>in USA</w:t>
      </w:r>
      <w:r w:rsidR="002F040A" w:rsidRPr="00DD2282">
        <w:rPr>
          <w:sz w:val="28"/>
          <w:szCs w:val="28"/>
        </w:rPr>
        <w:t xml:space="preserve"> and where the maximum death cases have happened</w:t>
      </w:r>
      <w:ins w:id="23" w:author="Liya Ai" w:date="2021-11-13T15:41:00Z">
        <w:r w:rsidR="00873371" w:rsidRPr="00DD2282">
          <w:rPr>
            <w:sz w:val="28"/>
            <w:szCs w:val="28"/>
          </w:rPr>
          <w:t xml:space="preserve"> </w:t>
        </w:r>
      </w:ins>
      <w:ins w:id="24" w:author="Liya Ai" w:date="2021-11-13T15:42:00Z">
        <w:r w:rsidR="00873371" w:rsidRPr="00DD2282">
          <w:rPr>
            <w:sz w:val="28"/>
            <w:szCs w:val="28"/>
          </w:rPr>
          <w:t xml:space="preserve">so that </w:t>
        </w:r>
      </w:ins>
      <w:ins w:id="25" w:author="Liya Ai" w:date="2021-11-13T15:47:00Z">
        <w:r w:rsidR="00873371" w:rsidRPr="00DD2282">
          <w:rPr>
            <w:sz w:val="28"/>
            <w:szCs w:val="28"/>
          </w:rPr>
          <w:t xml:space="preserve">could </w:t>
        </w:r>
      </w:ins>
      <w:ins w:id="26" w:author="Liya Ai" w:date="2021-11-13T15:42:00Z">
        <w:r w:rsidR="00873371" w:rsidRPr="00DD2282">
          <w:rPr>
            <w:sz w:val="28"/>
            <w:szCs w:val="28"/>
          </w:rPr>
          <w:t>provide more targeted solutions and treatments for the people who are suffering from the chronic diseases</w:t>
        </w:r>
      </w:ins>
      <w:r w:rsidR="004B3195" w:rsidRPr="00DD2282">
        <w:rPr>
          <w:sz w:val="28"/>
          <w:szCs w:val="28"/>
        </w:rPr>
        <w:t xml:space="preserve">. We have chosen the real-time dataset from data.gov. </w:t>
      </w:r>
    </w:p>
    <w:p w14:paraId="67918BC7" w14:textId="77777777" w:rsidR="00147C0D" w:rsidRPr="00DD2282" w:rsidRDefault="00147C0D" w:rsidP="00445486">
      <w:pPr>
        <w:spacing w:line="360" w:lineRule="auto"/>
        <w:rPr>
          <w:ins w:id="27" w:author="Liya Ai" w:date="2021-11-13T16:10:00Z"/>
          <w:sz w:val="28"/>
          <w:szCs w:val="28"/>
        </w:rPr>
      </w:pPr>
    </w:p>
    <w:p w14:paraId="2936DB3B" w14:textId="779C772A" w:rsidR="004B3195" w:rsidRPr="00DD2282" w:rsidDel="00147C0D" w:rsidRDefault="00A110C8" w:rsidP="00445486">
      <w:pPr>
        <w:spacing w:line="360" w:lineRule="auto"/>
        <w:rPr>
          <w:moveFrom w:id="28" w:author="Liya Ai" w:date="2021-11-13T16:10:00Z"/>
          <w:sz w:val="28"/>
          <w:szCs w:val="28"/>
        </w:rPr>
      </w:pPr>
      <w:moveFromRangeStart w:id="29" w:author="Liya Ai" w:date="2021-11-13T16:10:00Z" w:name="move87712263"/>
      <w:moveFrom w:id="30" w:author="Liya Ai" w:date="2021-11-13T16:10:00Z">
        <w:r w:rsidRPr="00DD2282" w:rsidDel="00147C0D">
          <w:rPr>
            <w:sz w:val="28"/>
            <w:szCs w:val="28"/>
          </w:rPr>
          <w:t>We have both mix categorical and numerical data types.</w:t>
        </w:r>
        <w:r w:rsidR="000F5199" w:rsidRPr="00DD2282" w:rsidDel="00147C0D">
          <w:rPr>
            <w:sz w:val="28"/>
            <w:szCs w:val="28"/>
          </w:rPr>
          <w:t xml:space="preserve"> </w:t>
        </w:r>
      </w:moveFrom>
    </w:p>
    <w:moveFromRangeEnd w:id="29"/>
    <w:p w14:paraId="6D3B0CC7" w14:textId="77777777" w:rsidR="002F040A" w:rsidRPr="00DD2282" w:rsidRDefault="002F040A" w:rsidP="00445486">
      <w:pPr>
        <w:spacing w:line="360" w:lineRule="auto"/>
        <w:rPr>
          <w:b/>
          <w:bCs/>
          <w:sz w:val="28"/>
          <w:szCs w:val="28"/>
        </w:rPr>
      </w:pPr>
    </w:p>
    <w:p w14:paraId="60890CB0" w14:textId="6F8F72FB" w:rsidR="004B3195" w:rsidRPr="00DD2282" w:rsidRDefault="000F5199" w:rsidP="00445486">
      <w:pPr>
        <w:spacing w:line="360" w:lineRule="auto"/>
        <w:rPr>
          <w:b/>
          <w:bCs/>
          <w:sz w:val="28"/>
          <w:szCs w:val="28"/>
        </w:rPr>
      </w:pPr>
      <w:r w:rsidRPr="00DD2282">
        <w:rPr>
          <w:b/>
          <w:bCs/>
          <w:sz w:val="28"/>
          <w:szCs w:val="28"/>
        </w:rPr>
        <w:t>Describe the data fields including the title, the data type, the data description, etc.</w:t>
      </w:r>
    </w:p>
    <w:p w14:paraId="4978D07B" w14:textId="732165B3" w:rsidR="000F5199" w:rsidRPr="00DD2282" w:rsidRDefault="00147C0D" w:rsidP="00445486">
      <w:pPr>
        <w:spacing w:line="360" w:lineRule="auto"/>
        <w:rPr>
          <w:ins w:id="31" w:author="Liya Ai" w:date="2021-11-13T16:15:00Z"/>
          <w:sz w:val="28"/>
          <w:szCs w:val="28"/>
        </w:rPr>
      </w:pPr>
      <w:ins w:id="32" w:author="Liya Ai" w:date="2021-11-13T16:14:00Z">
        <w:r w:rsidRPr="00DD2282">
          <w:rPr>
            <w:noProof/>
            <w:sz w:val="28"/>
            <w:szCs w:val="28"/>
          </w:rPr>
          <w:drawing>
            <wp:inline distT="0" distB="0" distL="0" distR="0" wp14:anchorId="04D40B23" wp14:editId="1C0B2BD4">
              <wp:extent cx="5731510" cy="11049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731510" cy="1104900"/>
                      </a:xfrm>
                      <a:prstGeom prst="rect">
                        <a:avLst/>
                      </a:prstGeom>
                    </pic:spPr>
                  </pic:pic>
                </a:graphicData>
              </a:graphic>
            </wp:inline>
          </w:drawing>
        </w:r>
      </w:ins>
    </w:p>
    <w:p w14:paraId="489482A3" w14:textId="7926C030" w:rsidR="00147C0D" w:rsidRPr="00DD2282" w:rsidRDefault="00147C0D" w:rsidP="00147C0D">
      <w:pPr>
        <w:spacing w:line="360" w:lineRule="auto"/>
        <w:rPr>
          <w:moveTo w:id="33" w:author="Liya Ai" w:date="2021-11-13T16:10:00Z"/>
          <w:sz w:val="28"/>
          <w:szCs w:val="28"/>
        </w:rPr>
      </w:pPr>
      <w:ins w:id="34" w:author="Liya Ai" w:date="2021-11-13T16:15:00Z">
        <w:r w:rsidRPr="00DD2282">
          <w:rPr>
            <w:noProof/>
            <w:sz w:val="28"/>
            <w:szCs w:val="28"/>
          </w:rPr>
          <w:drawing>
            <wp:inline distT="0" distB="0" distL="0" distR="0" wp14:anchorId="7AFAD344" wp14:editId="0387C999">
              <wp:extent cx="2374900" cy="46990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1"/>
                      <a:stretch>
                        <a:fillRect/>
                      </a:stretch>
                    </pic:blipFill>
                    <pic:spPr>
                      <a:xfrm>
                        <a:off x="0" y="0"/>
                        <a:ext cx="2374900" cy="469900"/>
                      </a:xfrm>
                      <a:prstGeom prst="rect">
                        <a:avLst/>
                      </a:prstGeom>
                    </pic:spPr>
                  </pic:pic>
                </a:graphicData>
              </a:graphic>
            </wp:inline>
          </w:drawing>
        </w:r>
      </w:ins>
      <w:ins w:id="35" w:author="Liya Ai" w:date="2021-11-13T16:14:00Z">
        <w:r w:rsidRPr="00DD2282">
          <w:rPr>
            <w:sz w:val="28"/>
            <w:szCs w:val="28"/>
          </w:rPr>
          <w:t>First, let’s have a look of the overview of the entire dataset</w:t>
        </w:r>
      </w:ins>
      <w:ins w:id="36" w:author="Liya Ai" w:date="2021-11-13T16:17:00Z">
        <w:r w:rsidRPr="00DD2282">
          <w:rPr>
            <w:sz w:val="28"/>
            <w:szCs w:val="28"/>
          </w:rPr>
          <w:t xml:space="preserve">. </w:t>
        </w:r>
      </w:ins>
      <w:del w:id="37" w:author="Liya Ai" w:date="2021-11-13T16:17:00Z">
        <w:r w:rsidR="00196F65" w:rsidRPr="00DD2282" w:rsidDel="00147C0D">
          <w:rPr>
            <w:sz w:val="28"/>
            <w:szCs w:val="28"/>
          </w:rPr>
          <w:delText xml:space="preserve">So, </w:delText>
        </w:r>
      </w:del>
      <w:ins w:id="38" w:author="Liya Ai" w:date="2021-11-13T16:17:00Z">
        <w:r w:rsidRPr="00DD2282">
          <w:rPr>
            <w:sz w:val="28"/>
            <w:szCs w:val="28"/>
          </w:rPr>
          <w:t>We</w:t>
        </w:r>
      </w:ins>
      <w:del w:id="39" w:author="Liya Ai" w:date="2021-11-13T16:17:00Z">
        <w:r w:rsidR="00196F65" w:rsidRPr="00DD2282" w:rsidDel="00147C0D">
          <w:rPr>
            <w:sz w:val="28"/>
            <w:szCs w:val="28"/>
          </w:rPr>
          <w:delText>we</w:delText>
        </w:r>
      </w:del>
      <w:r w:rsidR="00196F65" w:rsidRPr="00DD2282">
        <w:rPr>
          <w:sz w:val="28"/>
          <w:szCs w:val="28"/>
        </w:rPr>
        <w:t xml:space="preserve"> have </w:t>
      </w:r>
      <w:r w:rsidR="002F040A" w:rsidRPr="00DD2282">
        <w:rPr>
          <w:sz w:val="28"/>
          <w:szCs w:val="28"/>
        </w:rPr>
        <w:t xml:space="preserve"> approx. </w:t>
      </w:r>
      <w:del w:id="40" w:author="Liya Ai" w:date="2021-11-13T16:17:00Z">
        <w:r w:rsidR="00196F65" w:rsidRPr="00DD2282" w:rsidDel="00DA2687">
          <w:rPr>
            <w:sz w:val="28"/>
            <w:szCs w:val="28"/>
          </w:rPr>
          <w:delText>9 million</w:delText>
        </w:r>
      </w:del>
      <w:ins w:id="41" w:author="Liya Ai" w:date="2021-11-13T16:17:00Z">
        <w:r w:rsidR="00DA2687" w:rsidRPr="00DD2282">
          <w:rPr>
            <w:sz w:val="28"/>
            <w:szCs w:val="28"/>
          </w:rPr>
          <w:t>956,638</w:t>
        </w:r>
      </w:ins>
      <w:ins w:id="42" w:author="Liya Ai" w:date="2021-11-13T16:18:00Z">
        <w:r w:rsidR="00DA2687" w:rsidRPr="00DD2282">
          <w:rPr>
            <w:sz w:val="28"/>
            <w:szCs w:val="28"/>
          </w:rPr>
          <w:t xml:space="preserve"> observations and 34 variables from the datasets. </w:t>
        </w:r>
      </w:ins>
      <w:del w:id="43" w:author="Liya Ai" w:date="2021-11-13T16:18:00Z">
        <w:r w:rsidR="00196F65" w:rsidRPr="00DD2282" w:rsidDel="00DA2687">
          <w:rPr>
            <w:sz w:val="28"/>
            <w:szCs w:val="28"/>
          </w:rPr>
          <w:delText xml:space="preserve"> rows of data and 3</w:delText>
        </w:r>
      </w:del>
      <w:r w:rsidR="00FD24E5" w:rsidRPr="00DD2282">
        <w:rPr>
          <w:sz w:val="28"/>
          <w:szCs w:val="28"/>
        </w:rPr>
        <w:t xml:space="preserve">4 </w:t>
      </w:r>
      <w:del w:id="44" w:author="Liya Ai" w:date="2021-11-13T16:18:00Z">
        <w:r w:rsidR="00196F65" w:rsidRPr="00DD2282" w:rsidDel="00DA2687">
          <w:rPr>
            <w:sz w:val="28"/>
            <w:szCs w:val="28"/>
          </w:rPr>
          <w:delText xml:space="preserve"> columns</w:delText>
        </w:r>
        <w:r w:rsidR="00CB668E" w:rsidRPr="00DD2282" w:rsidDel="00DA2687">
          <w:rPr>
            <w:sz w:val="28"/>
            <w:szCs w:val="28"/>
          </w:rPr>
          <w:delText xml:space="preserve"> </w:delText>
        </w:r>
        <w:r w:rsidR="00196F65" w:rsidRPr="00DD2282" w:rsidDel="00DA2687">
          <w:rPr>
            <w:sz w:val="28"/>
            <w:szCs w:val="28"/>
          </w:rPr>
          <w:delText>which we</w:delText>
        </w:r>
      </w:del>
      <w:ins w:id="45" w:author="Liya Ai" w:date="2021-11-13T16:18:00Z">
        <w:r w:rsidR="00DA2687" w:rsidRPr="00DD2282">
          <w:rPr>
            <w:sz w:val="28"/>
            <w:szCs w:val="28"/>
          </w:rPr>
          <w:t>In this analysis, we</w:t>
        </w:r>
      </w:ins>
      <w:r w:rsidR="00196F65" w:rsidRPr="00DD2282">
        <w:rPr>
          <w:sz w:val="28"/>
          <w:szCs w:val="28"/>
        </w:rPr>
        <w:t xml:space="preserve"> </w:t>
      </w:r>
      <w:r w:rsidR="002F040A" w:rsidRPr="00DD2282">
        <w:rPr>
          <w:sz w:val="28"/>
          <w:szCs w:val="28"/>
        </w:rPr>
        <w:t>have</w:t>
      </w:r>
      <w:r w:rsidR="00196F65" w:rsidRPr="00DD2282">
        <w:rPr>
          <w:sz w:val="28"/>
          <w:szCs w:val="28"/>
        </w:rPr>
        <w:t xml:space="preserve"> </w:t>
      </w:r>
      <w:ins w:id="46" w:author="Liya Ai" w:date="2021-11-13T16:20:00Z">
        <w:r w:rsidR="00DA2687" w:rsidRPr="00DD2282">
          <w:rPr>
            <w:sz w:val="28"/>
            <w:szCs w:val="28"/>
          </w:rPr>
          <w:t xml:space="preserve">prepare and </w:t>
        </w:r>
      </w:ins>
      <w:r w:rsidR="00196F65" w:rsidRPr="00DD2282">
        <w:rPr>
          <w:sz w:val="28"/>
          <w:szCs w:val="28"/>
        </w:rPr>
        <w:t>filter</w:t>
      </w:r>
      <w:r w:rsidR="002F040A" w:rsidRPr="00DD2282">
        <w:rPr>
          <w:sz w:val="28"/>
          <w:szCs w:val="28"/>
        </w:rPr>
        <w:t xml:space="preserve">ed </w:t>
      </w:r>
      <w:r w:rsidR="00196F65" w:rsidRPr="00DD2282">
        <w:rPr>
          <w:sz w:val="28"/>
          <w:szCs w:val="28"/>
        </w:rPr>
        <w:t xml:space="preserve">out </w:t>
      </w:r>
      <w:del w:id="47" w:author="Liya Ai" w:date="2021-11-13T16:20:00Z">
        <w:r w:rsidR="00196F65" w:rsidRPr="00DD2282" w:rsidDel="00DA2687">
          <w:rPr>
            <w:sz w:val="28"/>
            <w:szCs w:val="28"/>
          </w:rPr>
          <w:delText>to</w:delText>
        </w:r>
      </w:del>
      <w:r w:rsidR="002F040A" w:rsidRPr="00DD2282">
        <w:rPr>
          <w:sz w:val="28"/>
          <w:szCs w:val="28"/>
        </w:rPr>
        <w:t xml:space="preserve"> </w:t>
      </w:r>
      <w:del w:id="48" w:author="Liya Ai" w:date="2021-11-13T16:20:00Z">
        <w:r w:rsidR="00196F65" w:rsidRPr="00DD2282" w:rsidDel="00DA2687">
          <w:rPr>
            <w:sz w:val="28"/>
            <w:szCs w:val="28"/>
          </w:rPr>
          <w:delText>7 million rows and 1</w:delText>
        </w:r>
      </w:del>
      <w:r w:rsidR="002F040A" w:rsidRPr="00DD2282">
        <w:rPr>
          <w:sz w:val="28"/>
          <w:szCs w:val="28"/>
        </w:rPr>
        <w:t>5</w:t>
      </w:r>
      <w:del w:id="49" w:author="Liya Ai" w:date="2021-11-13T16:20:00Z">
        <w:r w:rsidR="00196F65" w:rsidRPr="00DD2282" w:rsidDel="00DA2687">
          <w:rPr>
            <w:sz w:val="28"/>
            <w:szCs w:val="28"/>
          </w:rPr>
          <w:delText xml:space="preserve"> columns</w:delText>
        </w:r>
      </w:del>
      <w:ins w:id="50" w:author="Liya Ai" w:date="2021-11-13T16:20:00Z">
        <w:r w:rsidR="00DA2687" w:rsidRPr="00DD2282">
          <w:rPr>
            <w:sz w:val="28"/>
            <w:szCs w:val="28"/>
          </w:rPr>
          <w:t>the valid data</w:t>
        </w:r>
      </w:ins>
      <w:ins w:id="51" w:author="Liya Ai" w:date="2021-11-13T16:21:00Z">
        <w:r w:rsidR="00DA2687" w:rsidRPr="00DD2282">
          <w:rPr>
            <w:sz w:val="28"/>
            <w:szCs w:val="28"/>
          </w:rPr>
          <w:t xml:space="preserve"> for </w:t>
        </w:r>
      </w:ins>
      <w:ins w:id="52" w:author="Liya Ai" w:date="2021-11-13T16:30:00Z">
        <w:r w:rsidR="00F23BB1" w:rsidRPr="00DD2282">
          <w:rPr>
            <w:sz w:val="28"/>
            <w:szCs w:val="28"/>
          </w:rPr>
          <w:t>analysing</w:t>
        </w:r>
      </w:ins>
      <w:ins w:id="53" w:author="Liya Ai" w:date="2021-11-13T16:20:00Z">
        <w:r w:rsidR="00DA2687" w:rsidRPr="00DD2282">
          <w:rPr>
            <w:sz w:val="28"/>
            <w:szCs w:val="28"/>
          </w:rPr>
          <w:t xml:space="preserve"> due to the missing datasets</w:t>
        </w:r>
      </w:ins>
      <w:r w:rsidR="00196F65" w:rsidRPr="00DD2282">
        <w:rPr>
          <w:sz w:val="28"/>
          <w:szCs w:val="28"/>
        </w:rPr>
        <w:t>.</w:t>
      </w:r>
      <w:ins w:id="54" w:author="Liya Ai" w:date="2021-11-13T16:10:00Z">
        <w:r w:rsidRPr="00DD2282">
          <w:rPr>
            <w:sz w:val="28"/>
            <w:szCs w:val="28"/>
          </w:rPr>
          <w:t xml:space="preserve"> </w:t>
        </w:r>
      </w:ins>
      <w:moveToRangeStart w:id="55" w:author="Liya Ai" w:date="2021-11-13T16:10:00Z" w:name="move87712263"/>
      <w:moveTo w:id="56" w:author="Liya Ai" w:date="2021-11-13T16:10:00Z">
        <w:r w:rsidRPr="00DD2282">
          <w:rPr>
            <w:sz w:val="28"/>
            <w:szCs w:val="28"/>
          </w:rPr>
          <w:t xml:space="preserve">We have both mix categorical and numerical data types. </w:t>
        </w:r>
      </w:moveTo>
    </w:p>
    <w:moveToRangeEnd w:id="55"/>
    <w:p w14:paraId="35F749D6" w14:textId="04649523" w:rsidR="00196F65" w:rsidRPr="00DD2282" w:rsidRDefault="00196F65" w:rsidP="00445486">
      <w:pPr>
        <w:spacing w:line="360" w:lineRule="auto"/>
        <w:rPr>
          <w:sz w:val="28"/>
          <w:szCs w:val="28"/>
        </w:rPr>
      </w:pPr>
    </w:p>
    <w:p w14:paraId="0958E451" w14:textId="29FEA9A0" w:rsidR="00196F65" w:rsidRPr="00DD2282" w:rsidRDefault="00196F65" w:rsidP="00445486">
      <w:pPr>
        <w:spacing w:line="360" w:lineRule="auto"/>
        <w:rPr>
          <w:sz w:val="28"/>
          <w:szCs w:val="28"/>
        </w:rPr>
      </w:pPr>
    </w:p>
    <w:p w14:paraId="29BE2E1A" w14:textId="1DC55912" w:rsidR="00CB668E" w:rsidRPr="00DD2282" w:rsidRDefault="00CB668E" w:rsidP="00445486">
      <w:pPr>
        <w:spacing w:line="360" w:lineRule="auto"/>
        <w:rPr>
          <w:b/>
          <w:bCs/>
          <w:sz w:val="28"/>
          <w:szCs w:val="28"/>
        </w:rPr>
      </w:pPr>
      <w:r w:rsidRPr="00DD2282">
        <w:rPr>
          <w:b/>
          <w:bCs/>
          <w:sz w:val="28"/>
          <w:szCs w:val="28"/>
        </w:rPr>
        <w:t>Describe any data cleaning you did</w:t>
      </w:r>
    </w:p>
    <w:p w14:paraId="002B708F" w14:textId="5807B980" w:rsidR="00CB668E" w:rsidRPr="00DD2282" w:rsidRDefault="00CB668E" w:rsidP="00445486">
      <w:pPr>
        <w:spacing w:line="360" w:lineRule="auto"/>
        <w:rPr>
          <w:sz w:val="28"/>
          <w:szCs w:val="28"/>
        </w:rPr>
      </w:pPr>
      <w:r w:rsidRPr="00DD2282">
        <w:rPr>
          <w:sz w:val="28"/>
          <w:szCs w:val="28"/>
        </w:rPr>
        <w:t xml:space="preserve">We have </w:t>
      </w:r>
      <w:r w:rsidR="00683301" w:rsidRPr="00DD2282">
        <w:rPr>
          <w:sz w:val="28"/>
          <w:szCs w:val="28"/>
        </w:rPr>
        <w:t xml:space="preserve">60-70k rows of duplicate data which we have cleaned using “ </w:t>
      </w:r>
      <w:proofErr w:type="spellStart"/>
      <w:r w:rsidR="002F040A" w:rsidRPr="00DD2282">
        <w:rPr>
          <w:sz w:val="28"/>
          <w:szCs w:val="28"/>
        </w:rPr>
        <w:t>Remove.subset</w:t>
      </w:r>
      <w:proofErr w:type="spellEnd"/>
      <w:r w:rsidR="002F040A" w:rsidRPr="00DD2282">
        <w:rPr>
          <w:sz w:val="28"/>
          <w:szCs w:val="28"/>
        </w:rPr>
        <w:t>()</w:t>
      </w:r>
      <w:r w:rsidR="00FD24E5" w:rsidRPr="00DD2282">
        <w:rPr>
          <w:sz w:val="28"/>
          <w:szCs w:val="28"/>
        </w:rPr>
        <w:t>”</w:t>
      </w:r>
      <w:r w:rsidR="00683301" w:rsidRPr="00DD2282">
        <w:rPr>
          <w:sz w:val="28"/>
          <w:szCs w:val="28"/>
        </w:rPr>
        <w:t>. Further, we have</w:t>
      </w:r>
      <w:r w:rsidR="00746E0A" w:rsidRPr="00DD2282">
        <w:rPr>
          <w:sz w:val="28"/>
          <w:szCs w:val="28"/>
        </w:rPr>
        <w:t xml:space="preserve"> also filter out</w:t>
      </w:r>
      <w:r w:rsidR="00683301" w:rsidRPr="00DD2282">
        <w:rPr>
          <w:sz w:val="28"/>
          <w:szCs w:val="28"/>
        </w:rPr>
        <w:t xml:space="preserve"> blank columns named ( </w:t>
      </w:r>
      <w:proofErr w:type="spellStart"/>
      <w:r w:rsidR="00683301" w:rsidRPr="00DD2282">
        <w:rPr>
          <w:sz w:val="28"/>
          <w:szCs w:val="28"/>
        </w:rPr>
        <w:t>DataValueFootnoteSymbol</w:t>
      </w:r>
      <w:proofErr w:type="spellEnd"/>
      <w:r w:rsidR="00683301" w:rsidRPr="00DD2282">
        <w:rPr>
          <w:sz w:val="28"/>
          <w:szCs w:val="28"/>
        </w:rPr>
        <w:t xml:space="preserve">, </w:t>
      </w:r>
      <w:proofErr w:type="spellStart"/>
      <w:r w:rsidR="00683301" w:rsidRPr="00DD2282">
        <w:rPr>
          <w:sz w:val="28"/>
          <w:szCs w:val="28"/>
        </w:rPr>
        <w:t>DatavalueFootnote</w:t>
      </w:r>
      <w:proofErr w:type="spellEnd"/>
      <w:r w:rsidR="00683301" w:rsidRPr="00DD2282">
        <w:rPr>
          <w:sz w:val="28"/>
          <w:szCs w:val="28"/>
        </w:rPr>
        <w:t xml:space="preserve">, </w:t>
      </w:r>
      <w:proofErr w:type="spellStart"/>
      <w:r w:rsidR="00683301" w:rsidRPr="00DD2282">
        <w:rPr>
          <w:sz w:val="28"/>
          <w:szCs w:val="28"/>
        </w:rPr>
        <w:t>LowConfidenceLimit</w:t>
      </w:r>
      <w:proofErr w:type="spellEnd"/>
      <w:r w:rsidR="00683301" w:rsidRPr="00DD2282">
        <w:rPr>
          <w:sz w:val="28"/>
          <w:szCs w:val="28"/>
        </w:rPr>
        <w:t xml:space="preserve">, </w:t>
      </w:r>
      <w:proofErr w:type="spellStart"/>
      <w:r w:rsidR="00683301" w:rsidRPr="00DD2282">
        <w:rPr>
          <w:sz w:val="28"/>
          <w:szCs w:val="28"/>
        </w:rPr>
        <w:t>HighConfidenceLimit</w:t>
      </w:r>
      <w:proofErr w:type="spellEnd"/>
      <w:r w:rsidR="00683301" w:rsidRPr="00DD2282">
        <w:rPr>
          <w:sz w:val="28"/>
          <w:szCs w:val="28"/>
        </w:rPr>
        <w:t>, etc)</w:t>
      </w:r>
      <w:r w:rsidR="00746E0A" w:rsidRPr="00DD2282">
        <w:rPr>
          <w:sz w:val="28"/>
          <w:szCs w:val="28"/>
        </w:rPr>
        <w:t xml:space="preserve"> using  </w:t>
      </w:r>
      <w:r w:rsidR="00FD24E5" w:rsidRPr="00DD2282">
        <w:rPr>
          <w:sz w:val="28"/>
          <w:szCs w:val="28"/>
        </w:rPr>
        <w:t>“</w:t>
      </w:r>
      <w:proofErr w:type="spellStart"/>
      <w:r w:rsidR="00FD24E5" w:rsidRPr="00DD2282">
        <w:rPr>
          <w:sz w:val="28"/>
          <w:szCs w:val="28"/>
        </w:rPr>
        <w:t>Remove.subset</w:t>
      </w:r>
      <w:proofErr w:type="spellEnd"/>
      <w:r w:rsidR="00FD24E5" w:rsidRPr="00DD2282">
        <w:rPr>
          <w:sz w:val="28"/>
          <w:szCs w:val="28"/>
        </w:rPr>
        <w:t>()</w:t>
      </w:r>
      <w:r w:rsidR="00FD24E5" w:rsidRPr="00DD2282">
        <w:rPr>
          <w:sz w:val="28"/>
          <w:szCs w:val="28"/>
        </w:rPr>
        <w:t>”</w:t>
      </w:r>
      <w:r w:rsidR="00746E0A" w:rsidRPr="00DD2282">
        <w:rPr>
          <w:sz w:val="28"/>
          <w:szCs w:val="28"/>
        </w:rPr>
        <w:t>.</w:t>
      </w:r>
    </w:p>
    <w:p w14:paraId="7A203CE9" w14:textId="41CDBEA4" w:rsidR="00AA1104" w:rsidRPr="00DD2282" w:rsidRDefault="00AA1104" w:rsidP="00445486">
      <w:pPr>
        <w:spacing w:line="360" w:lineRule="auto"/>
        <w:rPr>
          <w:sz w:val="28"/>
          <w:szCs w:val="28"/>
        </w:rPr>
      </w:pPr>
    </w:p>
    <w:p w14:paraId="6C09BF78" w14:textId="77777777" w:rsidR="00AA1104" w:rsidRPr="00DD2282" w:rsidRDefault="00AA1104" w:rsidP="00AA1104">
      <w:pPr>
        <w:spacing w:line="360" w:lineRule="auto"/>
        <w:jc w:val="center"/>
        <w:rPr>
          <w:sz w:val="28"/>
          <w:szCs w:val="28"/>
        </w:rPr>
      </w:pPr>
    </w:p>
    <w:p w14:paraId="1313E3FC" w14:textId="77777777" w:rsidR="00AA1104" w:rsidRPr="00DD2282" w:rsidRDefault="00AA1104" w:rsidP="00AA1104">
      <w:pPr>
        <w:spacing w:line="360" w:lineRule="auto"/>
        <w:jc w:val="center"/>
        <w:rPr>
          <w:sz w:val="28"/>
          <w:szCs w:val="28"/>
        </w:rPr>
      </w:pPr>
    </w:p>
    <w:p w14:paraId="7F809683" w14:textId="77777777" w:rsidR="00AA1104" w:rsidRPr="00DD2282" w:rsidRDefault="00AA1104" w:rsidP="00AA1104">
      <w:pPr>
        <w:spacing w:line="360" w:lineRule="auto"/>
        <w:jc w:val="center"/>
        <w:rPr>
          <w:sz w:val="28"/>
          <w:szCs w:val="28"/>
        </w:rPr>
      </w:pPr>
    </w:p>
    <w:p w14:paraId="43B37414" w14:textId="77777777" w:rsidR="00AA1104" w:rsidRPr="00DD2282" w:rsidRDefault="00AA1104" w:rsidP="00AA1104">
      <w:pPr>
        <w:spacing w:line="360" w:lineRule="auto"/>
        <w:jc w:val="center"/>
        <w:rPr>
          <w:sz w:val="28"/>
          <w:szCs w:val="28"/>
        </w:rPr>
      </w:pPr>
    </w:p>
    <w:p w14:paraId="79C106EC" w14:textId="77777777" w:rsidR="00AA1104" w:rsidRPr="00DD2282" w:rsidDel="002F040A" w:rsidRDefault="00AA1104" w:rsidP="00AA1104">
      <w:pPr>
        <w:spacing w:line="360" w:lineRule="auto"/>
        <w:jc w:val="center"/>
        <w:rPr>
          <w:del w:id="57" w:author="Manisha Kaila" w:date="2021-11-13T18:57:00Z"/>
          <w:sz w:val="28"/>
          <w:szCs w:val="28"/>
        </w:rPr>
      </w:pPr>
    </w:p>
    <w:p w14:paraId="3B3662D6" w14:textId="77777777" w:rsidR="00AA1104" w:rsidRPr="00DD2282" w:rsidDel="002F040A" w:rsidRDefault="00AA1104" w:rsidP="00AA1104">
      <w:pPr>
        <w:spacing w:line="360" w:lineRule="auto"/>
        <w:jc w:val="center"/>
        <w:rPr>
          <w:del w:id="58" w:author="Manisha Kaila" w:date="2021-11-13T18:57:00Z"/>
          <w:sz w:val="28"/>
          <w:szCs w:val="28"/>
        </w:rPr>
      </w:pPr>
    </w:p>
    <w:p w14:paraId="649A96DF" w14:textId="77777777" w:rsidR="00AA1104" w:rsidRPr="00DD2282" w:rsidDel="002F040A" w:rsidRDefault="00AA1104" w:rsidP="00AA1104">
      <w:pPr>
        <w:spacing w:line="360" w:lineRule="auto"/>
        <w:jc w:val="center"/>
        <w:rPr>
          <w:del w:id="59" w:author="Manisha Kaila" w:date="2021-11-13T18:57:00Z"/>
          <w:sz w:val="28"/>
          <w:szCs w:val="28"/>
        </w:rPr>
      </w:pPr>
    </w:p>
    <w:p w14:paraId="64CF8D39" w14:textId="77777777" w:rsidR="00AA1104" w:rsidRPr="00DD2282" w:rsidDel="002F040A" w:rsidRDefault="00AA1104" w:rsidP="00AA1104">
      <w:pPr>
        <w:spacing w:line="360" w:lineRule="auto"/>
        <w:jc w:val="center"/>
        <w:rPr>
          <w:del w:id="60" w:author="Manisha Kaila" w:date="2021-11-13T18:57:00Z"/>
          <w:sz w:val="28"/>
          <w:szCs w:val="28"/>
        </w:rPr>
      </w:pPr>
    </w:p>
    <w:p w14:paraId="33042802" w14:textId="77777777" w:rsidR="00AA1104" w:rsidRPr="00DD2282" w:rsidDel="002055C7" w:rsidRDefault="00AA1104" w:rsidP="00AA1104">
      <w:pPr>
        <w:spacing w:line="360" w:lineRule="auto"/>
        <w:jc w:val="center"/>
        <w:rPr>
          <w:del w:id="61" w:author="Manisha Kaila" w:date="2021-11-13T18:36:00Z"/>
          <w:sz w:val="28"/>
          <w:szCs w:val="28"/>
        </w:rPr>
      </w:pPr>
    </w:p>
    <w:p w14:paraId="0D176722" w14:textId="03DDD583" w:rsidR="00AA1104" w:rsidRPr="00DD2282" w:rsidRDefault="008C22B7" w:rsidP="00AA1104">
      <w:pPr>
        <w:spacing w:line="360" w:lineRule="auto"/>
        <w:jc w:val="center"/>
        <w:rPr>
          <w:b/>
          <w:bCs/>
          <w:sz w:val="28"/>
          <w:szCs w:val="28"/>
          <w:u w:val="single"/>
        </w:rPr>
      </w:pPr>
      <w:r w:rsidRPr="00DD2282">
        <w:rPr>
          <w:b/>
          <w:bCs/>
          <w:sz w:val="28"/>
          <w:szCs w:val="28"/>
          <w:u w:val="single"/>
        </w:rPr>
        <w:lastRenderedPageBreak/>
        <w:t xml:space="preserve">Data </w:t>
      </w:r>
      <w:r w:rsidR="00AA1104" w:rsidRPr="00DD2282">
        <w:rPr>
          <w:b/>
          <w:bCs/>
          <w:sz w:val="28"/>
          <w:szCs w:val="28"/>
          <w:u w:val="single"/>
        </w:rPr>
        <w:t>Analysis</w:t>
      </w:r>
    </w:p>
    <w:p w14:paraId="7C2D54D0" w14:textId="721BB36F" w:rsidR="00AA1104" w:rsidRPr="00DD2282" w:rsidRDefault="00AA1104" w:rsidP="00445486">
      <w:pPr>
        <w:spacing w:line="360" w:lineRule="auto"/>
        <w:rPr>
          <w:sz w:val="28"/>
          <w:szCs w:val="28"/>
        </w:rPr>
      </w:pPr>
    </w:p>
    <w:p w14:paraId="1D537C1F" w14:textId="09F7B5A6" w:rsidR="00AA1104" w:rsidRPr="00DD2282" w:rsidRDefault="00AA1104" w:rsidP="00AA1104">
      <w:pPr>
        <w:spacing w:line="360" w:lineRule="auto"/>
        <w:rPr>
          <w:i/>
          <w:iCs/>
          <w:sz w:val="28"/>
          <w:szCs w:val="28"/>
        </w:rPr>
      </w:pPr>
      <w:r w:rsidRPr="00DD2282">
        <w:rPr>
          <w:i/>
          <w:iCs/>
          <w:sz w:val="28"/>
          <w:szCs w:val="28"/>
        </w:rPr>
        <w:t>Provide visualizations of the key data and subset data of interest. This should be done for categorical data, discrete data and continuous data.</w:t>
      </w:r>
    </w:p>
    <w:p w14:paraId="7F005201" w14:textId="1B1B6689" w:rsidR="00EE445E" w:rsidRPr="00DD2282" w:rsidRDefault="00FD24E5" w:rsidP="00AA1104">
      <w:pPr>
        <w:spacing w:line="360" w:lineRule="auto"/>
        <w:rPr>
          <w:sz w:val="28"/>
          <w:szCs w:val="28"/>
          <w:u w:val="single"/>
          <w:rPrChange w:id="62" w:author="Manisha Kaila" w:date="2021-11-13T19:00:00Z">
            <w:rPr/>
          </w:rPrChange>
        </w:rPr>
      </w:pPr>
      <w:r w:rsidRPr="00DD2282">
        <w:rPr>
          <w:sz w:val="28"/>
          <w:szCs w:val="28"/>
        </w:rPr>
        <w:sym w:font="Wingdings" w:char="F0E0"/>
      </w:r>
      <w:r w:rsidR="00DD2282">
        <w:rPr>
          <w:sz w:val="28"/>
          <w:szCs w:val="28"/>
        </w:rPr>
        <w:t xml:space="preserve"> From the below mentioned visualization, the key subset was the Topic of the diseases and how to use that categorical data and converted into frequency count and plot the graphs.</w:t>
      </w:r>
      <w:ins w:id="63" w:author="Manisha Kaila" w:date="2021-11-13T18:56:00Z">
        <w:r w:rsidR="002055C7" w:rsidRPr="00DD2282">
          <w:rPr>
            <w:sz w:val="28"/>
            <w:szCs w:val="28"/>
            <w:u w:val="single"/>
            <w:rPrChange w:id="64" w:author="Manisha Kaila" w:date="2021-11-13T19:00:00Z">
              <w:rPr/>
            </w:rPrChange>
          </w:rPr>
          <w:sym w:font="Wingdings" w:char="F0E0"/>
        </w:r>
        <w:r w:rsidR="002055C7" w:rsidRPr="00DD2282">
          <w:rPr>
            <w:sz w:val="28"/>
            <w:szCs w:val="28"/>
            <w:u w:val="single"/>
            <w:rPrChange w:id="65" w:author="Manisha Kaila" w:date="2021-11-13T19:00:00Z">
              <w:rPr/>
            </w:rPrChange>
          </w:rPr>
          <w:t xml:space="preserve"> </w:t>
        </w:r>
      </w:ins>
    </w:p>
    <w:p w14:paraId="27BD4738" w14:textId="77777777" w:rsidR="00EE445E" w:rsidRPr="00DD2282" w:rsidRDefault="00EE445E" w:rsidP="00AA1104">
      <w:pPr>
        <w:spacing w:line="360" w:lineRule="auto"/>
        <w:rPr>
          <w:sz w:val="28"/>
          <w:szCs w:val="28"/>
        </w:rPr>
      </w:pPr>
    </w:p>
    <w:p w14:paraId="0046E16F" w14:textId="77777777" w:rsidR="00EE445E" w:rsidRPr="00DD2282" w:rsidRDefault="00EE445E" w:rsidP="00AA1104">
      <w:pPr>
        <w:spacing w:line="360" w:lineRule="auto"/>
        <w:rPr>
          <w:sz w:val="28"/>
          <w:szCs w:val="28"/>
        </w:rPr>
      </w:pPr>
    </w:p>
    <w:p w14:paraId="26CD66B0" w14:textId="3A431E90" w:rsidR="00AA1104" w:rsidRPr="00DD2282" w:rsidRDefault="00AA1104" w:rsidP="00AA1104">
      <w:pPr>
        <w:spacing w:line="360" w:lineRule="auto"/>
        <w:rPr>
          <w:i/>
          <w:iCs/>
          <w:sz w:val="28"/>
          <w:szCs w:val="28"/>
        </w:rPr>
      </w:pPr>
      <w:r w:rsidRPr="00DD2282">
        <w:rPr>
          <w:i/>
          <w:iCs/>
          <w:sz w:val="28"/>
          <w:szCs w:val="28"/>
        </w:rPr>
        <w:t>Provide descriptive statistical tables for key data fields of interest.</w:t>
      </w:r>
    </w:p>
    <w:p w14:paraId="04B97808" w14:textId="5EA7E07B" w:rsidR="00EE445E" w:rsidRPr="00DD2282" w:rsidRDefault="00FD24E5" w:rsidP="00AA1104">
      <w:pPr>
        <w:spacing w:line="360" w:lineRule="auto"/>
        <w:rPr>
          <w:sz w:val="28"/>
          <w:szCs w:val="28"/>
        </w:rPr>
      </w:pPr>
      <w:r w:rsidRPr="00DD2282">
        <w:rPr>
          <w:sz w:val="28"/>
          <w:szCs w:val="28"/>
        </w:rPr>
        <w:sym w:font="Wingdings" w:char="F0E0"/>
      </w:r>
      <w:r w:rsidRPr="00DD2282">
        <w:rPr>
          <w:sz w:val="28"/>
          <w:szCs w:val="28"/>
        </w:rPr>
        <w:t xml:space="preserve"> We have chosen the following fields as it gives us almost overall view of the data.</w:t>
      </w:r>
      <w:ins w:id="66" w:author="Manisha Kaila" w:date="2021-11-13T18:57:00Z">
        <w:r w:rsidR="002F040A" w:rsidRPr="00DD2282">
          <w:rPr>
            <w:sz w:val="28"/>
            <w:szCs w:val="28"/>
          </w:rPr>
          <w:sym w:font="Wingdings" w:char="F0E0"/>
        </w:r>
      </w:ins>
      <w:ins w:id="67" w:author="Manisha Kaila" w:date="2021-11-13T18:59:00Z">
        <w:r w:rsidR="002F040A" w:rsidRPr="00DD2282">
          <w:rPr>
            <w:sz w:val="28"/>
            <w:szCs w:val="28"/>
          </w:rPr>
          <w:t xml:space="preserve"> </w:t>
        </w:r>
      </w:ins>
      <w:ins w:id="68" w:author="Manisha Kaila" w:date="2021-11-13T19:00:00Z">
        <w:r w:rsidR="002F040A" w:rsidRPr="00DD2282">
          <w:rPr>
            <w:sz w:val="28"/>
            <w:szCs w:val="28"/>
          </w:rPr>
          <w:t xml:space="preserve"> </w:t>
        </w:r>
      </w:ins>
      <w:ins w:id="69" w:author="Manisha Kaila" w:date="2021-11-13T18:59:00Z">
        <w:r w:rsidR="002F040A" w:rsidRPr="00DD2282">
          <w:rPr>
            <w:noProof/>
            <w:sz w:val="28"/>
            <w:szCs w:val="28"/>
          </w:rPr>
          <w:drawing>
            <wp:inline distT="0" distB="0" distL="0" distR="0" wp14:anchorId="2DDE6224" wp14:editId="03606951">
              <wp:extent cx="6298058" cy="2680810"/>
              <wp:effectExtent l="0" t="0" r="127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15265" cy="2688134"/>
                      </a:xfrm>
                      <a:prstGeom prst="rect">
                        <a:avLst/>
                      </a:prstGeom>
                    </pic:spPr>
                  </pic:pic>
                </a:graphicData>
              </a:graphic>
            </wp:inline>
          </w:drawing>
        </w:r>
      </w:ins>
    </w:p>
    <w:p w14:paraId="695BB003" w14:textId="7C19593C" w:rsidR="00FD24E5" w:rsidRPr="00DD2282" w:rsidRDefault="00FD24E5" w:rsidP="00AA1104">
      <w:pPr>
        <w:spacing w:line="360" w:lineRule="auto"/>
        <w:rPr>
          <w:sz w:val="28"/>
          <w:szCs w:val="28"/>
        </w:rPr>
      </w:pPr>
      <w:r w:rsidRPr="00DD2282">
        <w:rPr>
          <w:sz w:val="28"/>
          <w:szCs w:val="28"/>
        </w:rPr>
        <w:t xml:space="preserve">All these data are numerical data. i.e. </w:t>
      </w:r>
      <w:proofErr w:type="spellStart"/>
      <w:r w:rsidRPr="00DD2282">
        <w:rPr>
          <w:sz w:val="28"/>
          <w:szCs w:val="28"/>
        </w:rPr>
        <w:t>Yearstart</w:t>
      </w:r>
      <w:proofErr w:type="spellEnd"/>
      <w:r w:rsidRPr="00DD2282">
        <w:rPr>
          <w:sz w:val="28"/>
          <w:szCs w:val="28"/>
        </w:rPr>
        <w:t xml:space="preserve">, </w:t>
      </w:r>
      <w:proofErr w:type="spellStart"/>
      <w:r w:rsidRPr="00DD2282">
        <w:rPr>
          <w:sz w:val="28"/>
          <w:szCs w:val="28"/>
        </w:rPr>
        <w:t>Datavalue</w:t>
      </w:r>
      <w:proofErr w:type="spellEnd"/>
      <w:r w:rsidRPr="00DD2282">
        <w:rPr>
          <w:sz w:val="28"/>
          <w:szCs w:val="28"/>
        </w:rPr>
        <w:t xml:space="preserve"> ,</w:t>
      </w:r>
      <w:proofErr w:type="spellStart"/>
      <w:r w:rsidRPr="00DD2282">
        <w:rPr>
          <w:sz w:val="28"/>
          <w:szCs w:val="28"/>
        </w:rPr>
        <w:t>LocationId</w:t>
      </w:r>
      <w:proofErr w:type="spellEnd"/>
      <w:r w:rsidRPr="00DD2282">
        <w:rPr>
          <w:sz w:val="28"/>
          <w:szCs w:val="28"/>
        </w:rPr>
        <w:t xml:space="preserve"> ,Geolocation, and </w:t>
      </w:r>
      <w:proofErr w:type="spellStart"/>
      <w:r w:rsidRPr="00DD2282">
        <w:rPr>
          <w:sz w:val="28"/>
          <w:szCs w:val="28"/>
        </w:rPr>
        <w:t>Datavaluealt</w:t>
      </w:r>
      <w:proofErr w:type="spellEnd"/>
      <w:r w:rsidRPr="00DD2282">
        <w:rPr>
          <w:sz w:val="28"/>
          <w:szCs w:val="28"/>
        </w:rPr>
        <w:t>.</w:t>
      </w:r>
    </w:p>
    <w:p w14:paraId="29E536A1" w14:textId="77777777" w:rsidR="00FD24E5" w:rsidRPr="00DD2282" w:rsidRDefault="00FD24E5" w:rsidP="00AA1104">
      <w:pPr>
        <w:spacing w:line="360" w:lineRule="auto"/>
        <w:rPr>
          <w:sz w:val="28"/>
          <w:szCs w:val="28"/>
        </w:rPr>
      </w:pPr>
    </w:p>
    <w:p w14:paraId="0318D89D" w14:textId="36C21A41" w:rsidR="00EE445E" w:rsidRPr="00DD2282" w:rsidRDefault="00FD24E5" w:rsidP="00AA1104">
      <w:pPr>
        <w:spacing w:line="360" w:lineRule="auto"/>
        <w:rPr>
          <w:sz w:val="28"/>
          <w:szCs w:val="28"/>
        </w:rPr>
      </w:pPr>
      <w:r w:rsidRPr="00DD2282">
        <w:rPr>
          <w:noProof/>
          <w:sz w:val="28"/>
          <w:szCs w:val="28"/>
        </w:rPr>
        <w:drawing>
          <wp:inline distT="0" distB="0" distL="0" distR="0" wp14:anchorId="70627F84" wp14:editId="6EEACE95">
            <wp:extent cx="6274783" cy="30613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93336" cy="3070387"/>
                    </a:xfrm>
                    <a:prstGeom prst="rect">
                      <a:avLst/>
                    </a:prstGeom>
                  </pic:spPr>
                </pic:pic>
              </a:graphicData>
            </a:graphic>
          </wp:inline>
        </w:drawing>
      </w:r>
    </w:p>
    <w:p w14:paraId="4F760ED9" w14:textId="7E69855C" w:rsidR="00FD24E5" w:rsidRPr="00DD2282" w:rsidRDefault="00FD24E5" w:rsidP="00AA1104">
      <w:pPr>
        <w:spacing w:line="360" w:lineRule="auto"/>
        <w:rPr>
          <w:sz w:val="28"/>
          <w:szCs w:val="28"/>
        </w:rPr>
      </w:pPr>
      <w:r w:rsidRPr="00DD2282">
        <w:rPr>
          <w:sz w:val="28"/>
          <w:szCs w:val="28"/>
        </w:rPr>
        <w:t>Fig: Code to obtain Descriptive Statistics</w:t>
      </w:r>
    </w:p>
    <w:p w14:paraId="438C1809" w14:textId="40157E4E" w:rsidR="00EE445E" w:rsidRPr="00DD2282" w:rsidRDefault="00FD24E5" w:rsidP="00AA1104">
      <w:pPr>
        <w:spacing w:line="360" w:lineRule="auto"/>
        <w:rPr>
          <w:sz w:val="28"/>
          <w:szCs w:val="28"/>
        </w:rPr>
      </w:pPr>
      <w:r w:rsidRPr="00DD2282">
        <w:rPr>
          <w:noProof/>
          <w:sz w:val="28"/>
          <w:szCs w:val="28"/>
        </w:rPr>
        <w:lastRenderedPageBreak/>
        <w:drawing>
          <wp:inline distT="0" distB="0" distL="0" distR="0" wp14:anchorId="139B59C5" wp14:editId="54E38069">
            <wp:extent cx="5731510" cy="2496820"/>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14:paraId="687FAE7B" w14:textId="55565966" w:rsidR="00EE445E" w:rsidRPr="00DD2282" w:rsidRDefault="00FD24E5" w:rsidP="00AA1104">
      <w:pPr>
        <w:spacing w:line="360" w:lineRule="auto"/>
        <w:rPr>
          <w:sz w:val="28"/>
          <w:szCs w:val="28"/>
        </w:rPr>
      </w:pPr>
      <w:r w:rsidRPr="00DD2282">
        <w:rPr>
          <w:sz w:val="28"/>
          <w:szCs w:val="28"/>
        </w:rPr>
        <w:t xml:space="preserve">Fig: Output in table form, Created the table using </w:t>
      </w:r>
      <w:proofErr w:type="spellStart"/>
      <w:r w:rsidRPr="00DD2282">
        <w:rPr>
          <w:sz w:val="28"/>
          <w:szCs w:val="28"/>
        </w:rPr>
        <w:t>kable</w:t>
      </w:r>
      <w:proofErr w:type="spellEnd"/>
      <w:r w:rsidRPr="00DD2282">
        <w:rPr>
          <w:sz w:val="28"/>
          <w:szCs w:val="28"/>
        </w:rPr>
        <w:t xml:space="preserve">:: and </w:t>
      </w:r>
      <w:proofErr w:type="spellStart"/>
      <w:r w:rsidRPr="00DD2282">
        <w:rPr>
          <w:sz w:val="28"/>
          <w:szCs w:val="28"/>
        </w:rPr>
        <w:t>knitr</w:t>
      </w:r>
      <w:proofErr w:type="spellEnd"/>
      <w:r w:rsidRPr="00DD2282">
        <w:rPr>
          <w:sz w:val="28"/>
          <w:szCs w:val="28"/>
        </w:rPr>
        <w:t>()</w:t>
      </w:r>
    </w:p>
    <w:p w14:paraId="4B0B05CF" w14:textId="77777777" w:rsidR="00FD24E5" w:rsidRPr="00DD2282" w:rsidRDefault="00FD24E5" w:rsidP="00AA1104">
      <w:pPr>
        <w:spacing w:line="360" w:lineRule="auto"/>
        <w:rPr>
          <w:sz w:val="28"/>
          <w:szCs w:val="28"/>
        </w:rPr>
      </w:pPr>
    </w:p>
    <w:p w14:paraId="2BBF9D8A" w14:textId="6CB085D4" w:rsidR="00AA1104" w:rsidRPr="00DD2282" w:rsidRDefault="00AA1104" w:rsidP="00AA1104">
      <w:pPr>
        <w:spacing w:line="360" w:lineRule="auto"/>
        <w:rPr>
          <w:i/>
          <w:iCs/>
          <w:sz w:val="28"/>
          <w:szCs w:val="28"/>
        </w:rPr>
      </w:pPr>
      <w:r w:rsidRPr="00DD2282">
        <w:rPr>
          <w:i/>
          <w:iCs/>
          <w:sz w:val="28"/>
          <w:szCs w:val="28"/>
        </w:rPr>
        <w:t>Provide analysis above and beyond the graphs and tables. Explain what the tables and visualizations tell you about the data.</w:t>
      </w:r>
    </w:p>
    <w:p w14:paraId="344BF73E" w14:textId="27E14228" w:rsidR="00746E0A" w:rsidRPr="00DD2282" w:rsidRDefault="00FD24E5" w:rsidP="00445486">
      <w:pPr>
        <w:spacing w:line="360" w:lineRule="auto"/>
        <w:rPr>
          <w:sz w:val="28"/>
          <w:szCs w:val="28"/>
        </w:rPr>
      </w:pPr>
      <w:r w:rsidRPr="00DD2282">
        <w:rPr>
          <w:sz w:val="28"/>
          <w:szCs w:val="28"/>
        </w:rPr>
        <w:sym w:font="Wingdings" w:char="F0E0"/>
      </w:r>
      <w:r w:rsidRPr="00DD2282">
        <w:rPr>
          <w:sz w:val="28"/>
          <w:szCs w:val="28"/>
        </w:rPr>
        <w:t xml:space="preserve"> </w:t>
      </w:r>
      <w:r w:rsidR="007732A7" w:rsidRPr="00DD2282">
        <w:rPr>
          <w:sz w:val="28"/>
          <w:szCs w:val="28"/>
        </w:rPr>
        <w:t xml:space="preserve"> The data which is taken is a raw data and has a lot of </w:t>
      </w:r>
      <w:r w:rsidR="00170125" w:rsidRPr="00DD2282">
        <w:rPr>
          <w:sz w:val="28"/>
          <w:szCs w:val="28"/>
        </w:rPr>
        <w:t>points where in we can check what was the ratio of death cases, even the location and the cause. Topic is a field which tells us the diseases which was the cause of death, year start and End gives us information for how long the diseases was in trend for the particular state.</w:t>
      </w:r>
    </w:p>
    <w:p w14:paraId="07B3CE2E" w14:textId="17F95F6E" w:rsidR="00170125" w:rsidRPr="00DD2282" w:rsidRDefault="00170125" w:rsidP="00445486">
      <w:pPr>
        <w:spacing w:line="360" w:lineRule="auto"/>
        <w:rPr>
          <w:sz w:val="28"/>
          <w:szCs w:val="28"/>
        </w:rPr>
      </w:pPr>
    </w:p>
    <w:p w14:paraId="54CEB296" w14:textId="60E167C6" w:rsidR="00170125" w:rsidRPr="00DD2282" w:rsidRDefault="002F72E0" w:rsidP="00445486">
      <w:pPr>
        <w:spacing w:line="360" w:lineRule="auto"/>
        <w:rPr>
          <w:sz w:val="28"/>
          <w:szCs w:val="28"/>
        </w:rPr>
      </w:pPr>
      <w:r w:rsidRPr="00DD2282">
        <w:rPr>
          <w:sz w:val="28"/>
          <w:szCs w:val="28"/>
        </w:rPr>
        <w:t xml:space="preserve">(1) </w:t>
      </w:r>
      <w:r w:rsidR="00170125" w:rsidRPr="00DD2282">
        <w:rPr>
          <w:sz w:val="28"/>
          <w:szCs w:val="28"/>
        </w:rPr>
        <w:t xml:space="preserve">In the below Scatterplot, we have chosen variables such as Location Id and Start year to get to know the cases in that location </w:t>
      </w:r>
      <w:r w:rsidRPr="00DD2282">
        <w:rPr>
          <w:sz w:val="28"/>
          <w:szCs w:val="28"/>
        </w:rPr>
        <w:t>in between 2010-2020.</w:t>
      </w:r>
    </w:p>
    <w:p w14:paraId="79C9DCF9" w14:textId="502F2A3A" w:rsidR="002F72E0" w:rsidRPr="00DD2282" w:rsidRDefault="002F72E0" w:rsidP="00445486">
      <w:pPr>
        <w:spacing w:line="360" w:lineRule="auto"/>
        <w:rPr>
          <w:sz w:val="28"/>
          <w:szCs w:val="28"/>
        </w:rPr>
      </w:pPr>
    </w:p>
    <w:p w14:paraId="3C73D0F5" w14:textId="679AE024" w:rsidR="002F72E0" w:rsidRPr="00DD2282" w:rsidRDefault="002F72E0" w:rsidP="002F72E0">
      <w:pPr>
        <w:spacing w:line="360" w:lineRule="auto"/>
        <w:jc w:val="center"/>
        <w:rPr>
          <w:sz w:val="28"/>
          <w:szCs w:val="28"/>
        </w:rPr>
      </w:pPr>
    </w:p>
    <w:p w14:paraId="26A0C570" w14:textId="6BD18599" w:rsidR="00746E0A" w:rsidRPr="00DD2282" w:rsidRDefault="002F72E0" w:rsidP="00445486">
      <w:pPr>
        <w:spacing w:line="360" w:lineRule="auto"/>
        <w:rPr>
          <w:sz w:val="28"/>
          <w:szCs w:val="28"/>
        </w:rPr>
      </w:pPr>
      <w:r w:rsidRPr="00DD2282">
        <w:rPr>
          <w:noProof/>
          <w:sz w:val="28"/>
          <w:szCs w:val="28"/>
        </w:rPr>
        <w:drawing>
          <wp:inline distT="0" distB="0" distL="0" distR="0" wp14:anchorId="5FFF327F" wp14:editId="2F16337E">
            <wp:extent cx="6174597" cy="1170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238321" cy="1182990"/>
                    </a:xfrm>
                    <a:prstGeom prst="rect">
                      <a:avLst/>
                    </a:prstGeom>
                  </pic:spPr>
                </pic:pic>
              </a:graphicData>
            </a:graphic>
          </wp:inline>
        </w:drawing>
      </w:r>
    </w:p>
    <w:p w14:paraId="293519E6" w14:textId="0AA9A178" w:rsidR="000F5199" w:rsidRPr="00DD2282" w:rsidRDefault="00196F65" w:rsidP="00445486">
      <w:pPr>
        <w:spacing w:line="360" w:lineRule="auto"/>
        <w:rPr>
          <w:sz w:val="28"/>
          <w:szCs w:val="28"/>
        </w:rPr>
      </w:pPr>
      <w:r w:rsidRPr="00DD2282">
        <w:rPr>
          <w:sz w:val="28"/>
          <w:szCs w:val="28"/>
        </w:rPr>
        <w:t xml:space="preserve"> </w:t>
      </w:r>
      <w:r w:rsidR="002F72E0" w:rsidRPr="00DD2282">
        <w:rPr>
          <w:sz w:val="28"/>
          <w:szCs w:val="28"/>
        </w:rPr>
        <w:t>Fig: Code for Scatter plot: Relation between Location ID and Year Start.</w:t>
      </w:r>
    </w:p>
    <w:p w14:paraId="28A42FD1" w14:textId="3DCB39BF" w:rsidR="002F72E0" w:rsidRPr="00DD2282" w:rsidRDefault="002F72E0" w:rsidP="00445486">
      <w:pPr>
        <w:spacing w:line="360" w:lineRule="auto"/>
        <w:rPr>
          <w:sz w:val="28"/>
          <w:szCs w:val="28"/>
        </w:rPr>
      </w:pPr>
    </w:p>
    <w:p w14:paraId="38731F8A" w14:textId="62C197D7" w:rsidR="002F72E0" w:rsidRPr="00DD2282" w:rsidRDefault="002F72E0" w:rsidP="00445486">
      <w:pPr>
        <w:spacing w:line="360" w:lineRule="auto"/>
        <w:rPr>
          <w:sz w:val="28"/>
          <w:szCs w:val="28"/>
        </w:rPr>
      </w:pPr>
      <w:r w:rsidRPr="00DD2282">
        <w:rPr>
          <w:noProof/>
          <w:sz w:val="28"/>
          <w:szCs w:val="28"/>
        </w:rPr>
        <w:lastRenderedPageBreak/>
        <w:drawing>
          <wp:inline distT="0" distB="0" distL="0" distR="0" wp14:anchorId="37EB0AFE" wp14:editId="44E08DA3">
            <wp:extent cx="5731510" cy="291147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inline>
        </w:drawing>
      </w:r>
    </w:p>
    <w:p w14:paraId="1A0F6388" w14:textId="787185B0" w:rsidR="000F5199" w:rsidRPr="00DD2282" w:rsidRDefault="002F72E0" w:rsidP="00445486">
      <w:pPr>
        <w:spacing w:line="360" w:lineRule="auto"/>
        <w:rPr>
          <w:sz w:val="28"/>
          <w:szCs w:val="28"/>
        </w:rPr>
      </w:pPr>
      <w:r w:rsidRPr="00DD2282">
        <w:rPr>
          <w:sz w:val="28"/>
          <w:szCs w:val="28"/>
        </w:rPr>
        <w:t>Fig: Output Scatter Plot.</w:t>
      </w:r>
    </w:p>
    <w:p w14:paraId="3622A561" w14:textId="6A2F3834" w:rsidR="002F72E0" w:rsidRPr="00DD2282" w:rsidRDefault="002F72E0" w:rsidP="00445486">
      <w:pPr>
        <w:spacing w:line="360" w:lineRule="auto"/>
        <w:rPr>
          <w:sz w:val="28"/>
          <w:szCs w:val="28"/>
        </w:rPr>
      </w:pPr>
    </w:p>
    <w:p w14:paraId="308C050C" w14:textId="3C67E322" w:rsidR="002F72E0" w:rsidRPr="00DD2282" w:rsidRDefault="002F72E0" w:rsidP="00445486">
      <w:pPr>
        <w:spacing w:line="360" w:lineRule="auto"/>
        <w:rPr>
          <w:sz w:val="28"/>
          <w:szCs w:val="28"/>
        </w:rPr>
      </w:pPr>
      <w:r w:rsidRPr="00DD2282">
        <w:rPr>
          <w:sz w:val="28"/>
          <w:szCs w:val="28"/>
        </w:rPr>
        <w:t>In this we can see that as 2010 is the start year and the data is till 2020 (initial months) the cases have not been much recorded in these years, and the least cases recorded is in 2018 and the highest in 2017 and 2019.</w:t>
      </w:r>
    </w:p>
    <w:p w14:paraId="78816C56" w14:textId="1826090B" w:rsidR="002F72E0" w:rsidRPr="00DD2282" w:rsidRDefault="002F72E0" w:rsidP="00445486">
      <w:pPr>
        <w:spacing w:line="360" w:lineRule="auto"/>
        <w:rPr>
          <w:sz w:val="28"/>
          <w:szCs w:val="28"/>
        </w:rPr>
      </w:pPr>
    </w:p>
    <w:p w14:paraId="45F856FA" w14:textId="08A8F727" w:rsidR="002055C7" w:rsidRPr="00DD2282" w:rsidRDefault="002F72E0" w:rsidP="00445486">
      <w:pPr>
        <w:spacing w:line="360" w:lineRule="auto"/>
        <w:rPr>
          <w:sz w:val="28"/>
          <w:szCs w:val="28"/>
        </w:rPr>
      </w:pPr>
      <w:r w:rsidRPr="00DD2282">
        <w:rPr>
          <w:sz w:val="28"/>
          <w:szCs w:val="28"/>
        </w:rPr>
        <w:t>(2)</w:t>
      </w:r>
      <w:r w:rsidR="00664DF9" w:rsidRPr="00DD2282">
        <w:rPr>
          <w:sz w:val="28"/>
          <w:szCs w:val="28"/>
        </w:rPr>
        <w:t xml:space="preserve"> For the next visualization we did a histogram, first we converted Topic field into a data frame so that we can use the categorical data and create a histogram based on the frequency count and with help of locationID we can see the trend</w:t>
      </w:r>
      <w:r w:rsidR="00DD2282">
        <w:rPr>
          <w:sz w:val="28"/>
          <w:szCs w:val="28"/>
        </w:rPr>
        <w:t xml:space="preserve"> </w:t>
      </w:r>
      <w:r w:rsidR="00664DF9" w:rsidRPr="00DD2282">
        <w:rPr>
          <w:sz w:val="28"/>
          <w:szCs w:val="28"/>
        </w:rPr>
        <w:lastRenderedPageBreak/>
        <w:t>of different diseases.</w:t>
      </w:r>
      <w:r w:rsidR="00664DF9" w:rsidRPr="00DD2282">
        <w:rPr>
          <w:noProof/>
          <w:sz w:val="28"/>
          <w:szCs w:val="28"/>
        </w:rPr>
        <w:drawing>
          <wp:inline distT="0" distB="0" distL="0" distR="0" wp14:anchorId="6CB4C95D" wp14:editId="18AA3F8E">
            <wp:extent cx="5731510" cy="31991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686926F6" w14:textId="5745C735" w:rsidR="00664DF9" w:rsidRPr="00DD2282" w:rsidRDefault="00664DF9" w:rsidP="00445486">
      <w:pPr>
        <w:spacing w:line="360" w:lineRule="auto"/>
        <w:rPr>
          <w:sz w:val="28"/>
          <w:szCs w:val="28"/>
        </w:rPr>
      </w:pPr>
      <w:r w:rsidRPr="00DD2282">
        <w:rPr>
          <w:sz w:val="28"/>
          <w:szCs w:val="28"/>
        </w:rPr>
        <w:t>Fig: Code for creating Data frame and Histogram</w:t>
      </w:r>
    </w:p>
    <w:p w14:paraId="103CA479" w14:textId="0B407F36" w:rsidR="00664DF9" w:rsidRPr="00DD2282" w:rsidRDefault="00664DF9" w:rsidP="00445486">
      <w:pPr>
        <w:spacing w:line="360" w:lineRule="auto"/>
        <w:rPr>
          <w:sz w:val="28"/>
          <w:szCs w:val="28"/>
        </w:rPr>
      </w:pPr>
      <w:r w:rsidRPr="00DD2282">
        <w:rPr>
          <w:noProof/>
          <w:sz w:val="28"/>
          <w:szCs w:val="28"/>
        </w:rPr>
        <w:drawing>
          <wp:inline distT="0" distB="0" distL="0" distR="0" wp14:anchorId="445CFBF4" wp14:editId="0D170F0F">
            <wp:extent cx="5731510" cy="3691255"/>
            <wp:effectExtent l="0" t="0" r="0" b="444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5E5A0B77" w14:textId="77777777" w:rsidR="00664DF9" w:rsidRPr="00DD2282" w:rsidRDefault="00664DF9" w:rsidP="00445486">
      <w:pPr>
        <w:spacing w:line="360" w:lineRule="auto"/>
        <w:rPr>
          <w:ins w:id="70" w:author="Manisha Kaila" w:date="2021-11-13T18:36:00Z"/>
          <w:sz w:val="28"/>
          <w:szCs w:val="28"/>
        </w:rPr>
      </w:pPr>
    </w:p>
    <w:p w14:paraId="637695B5" w14:textId="575A1F16" w:rsidR="002055C7" w:rsidRPr="00DD2282" w:rsidRDefault="002055C7" w:rsidP="00445486">
      <w:pPr>
        <w:spacing w:line="360" w:lineRule="auto"/>
        <w:rPr>
          <w:ins w:id="71" w:author="Manisha Kaila" w:date="2021-11-13T18:36:00Z"/>
          <w:sz w:val="28"/>
          <w:szCs w:val="28"/>
        </w:rPr>
      </w:pPr>
    </w:p>
    <w:p w14:paraId="37678322" w14:textId="191E77A9" w:rsidR="002055C7" w:rsidRPr="00DD2282" w:rsidRDefault="002055C7" w:rsidP="00445486">
      <w:pPr>
        <w:spacing w:line="360" w:lineRule="auto"/>
        <w:rPr>
          <w:ins w:id="72" w:author="Manisha Kaila" w:date="2021-11-13T18:36:00Z"/>
          <w:sz w:val="28"/>
          <w:szCs w:val="28"/>
        </w:rPr>
      </w:pPr>
    </w:p>
    <w:p w14:paraId="40E14CBC" w14:textId="1E49A6EF" w:rsidR="002055C7" w:rsidRPr="00DD2282" w:rsidRDefault="002055C7" w:rsidP="00445486">
      <w:pPr>
        <w:spacing w:line="360" w:lineRule="auto"/>
        <w:rPr>
          <w:ins w:id="73" w:author="Manisha Kaila" w:date="2021-11-13T18:36:00Z"/>
          <w:sz w:val="28"/>
          <w:szCs w:val="28"/>
        </w:rPr>
      </w:pPr>
    </w:p>
    <w:p w14:paraId="0A95E21D" w14:textId="33102A5C" w:rsidR="002055C7" w:rsidRPr="00DD2282" w:rsidRDefault="002055C7" w:rsidP="00445486">
      <w:pPr>
        <w:spacing w:line="360" w:lineRule="auto"/>
        <w:rPr>
          <w:ins w:id="74" w:author="Manisha Kaila" w:date="2021-11-13T18:36:00Z"/>
          <w:sz w:val="28"/>
          <w:szCs w:val="28"/>
        </w:rPr>
      </w:pPr>
    </w:p>
    <w:p w14:paraId="0E35CB44" w14:textId="40C399E3" w:rsidR="002055C7" w:rsidRPr="00DD2282" w:rsidRDefault="002055C7" w:rsidP="00445486">
      <w:pPr>
        <w:spacing w:line="360" w:lineRule="auto"/>
        <w:rPr>
          <w:ins w:id="75" w:author="Manisha Kaila" w:date="2021-11-13T18:36:00Z"/>
          <w:sz w:val="28"/>
          <w:szCs w:val="28"/>
        </w:rPr>
      </w:pPr>
    </w:p>
    <w:p w14:paraId="2AF37D6C" w14:textId="5A1F578C" w:rsidR="002055C7" w:rsidRPr="00DD2282" w:rsidRDefault="002055C7" w:rsidP="00445486">
      <w:pPr>
        <w:spacing w:line="360" w:lineRule="auto"/>
        <w:rPr>
          <w:ins w:id="76" w:author="Manisha Kaila" w:date="2021-11-13T18:36:00Z"/>
          <w:sz w:val="28"/>
          <w:szCs w:val="28"/>
        </w:rPr>
      </w:pPr>
    </w:p>
    <w:p w14:paraId="7F6E825A" w14:textId="4D8BB77F" w:rsidR="002055C7" w:rsidRPr="00DD2282" w:rsidRDefault="002055C7" w:rsidP="00445486">
      <w:pPr>
        <w:spacing w:line="360" w:lineRule="auto"/>
        <w:rPr>
          <w:ins w:id="77" w:author="Manisha Kaila" w:date="2021-11-13T18:36:00Z"/>
          <w:sz w:val="28"/>
          <w:szCs w:val="28"/>
        </w:rPr>
      </w:pPr>
    </w:p>
    <w:p w14:paraId="21B84FA0" w14:textId="4ECD331B" w:rsidR="00C2204C" w:rsidRPr="00DD2282" w:rsidRDefault="00664DF9" w:rsidP="00445486">
      <w:pPr>
        <w:spacing w:line="360" w:lineRule="auto"/>
        <w:rPr>
          <w:sz w:val="28"/>
          <w:szCs w:val="28"/>
        </w:rPr>
      </w:pPr>
      <w:r w:rsidRPr="00DD2282">
        <w:rPr>
          <w:sz w:val="28"/>
          <w:szCs w:val="28"/>
        </w:rPr>
        <w:t>Fig: Output Histogram</w:t>
      </w:r>
    </w:p>
    <w:p w14:paraId="312E629C" w14:textId="5B89BF4E" w:rsidR="00664DF9" w:rsidRPr="00DD2282" w:rsidRDefault="00664DF9" w:rsidP="00445486">
      <w:pPr>
        <w:spacing w:line="360" w:lineRule="auto"/>
        <w:rPr>
          <w:sz w:val="28"/>
          <w:szCs w:val="28"/>
        </w:rPr>
      </w:pPr>
    </w:p>
    <w:p w14:paraId="4E7CFBDC" w14:textId="29D07D7C" w:rsidR="00664DF9" w:rsidRPr="00DD2282" w:rsidRDefault="00D670DA" w:rsidP="00445486">
      <w:pPr>
        <w:spacing w:line="360" w:lineRule="auto"/>
        <w:rPr>
          <w:sz w:val="28"/>
          <w:szCs w:val="28"/>
        </w:rPr>
      </w:pPr>
      <w:r w:rsidRPr="00DD2282">
        <w:rPr>
          <w:sz w:val="28"/>
          <w:szCs w:val="28"/>
        </w:rPr>
        <w:lastRenderedPageBreak/>
        <w:t>From the output we can see that the locationID near 25-30 have the highest number of cases in this Decade(2010-2020) and lowest is recorded between 55-80.</w:t>
      </w:r>
    </w:p>
    <w:p w14:paraId="3E6AD3B1" w14:textId="2347F862" w:rsidR="00D670DA" w:rsidRPr="00DD2282" w:rsidRDefault="00D670DA" w:rsidP="00445486">
      <w:pPr>
        <w:spacing w:line="360" w:lineRule="auto"/>
        <w:rPr>
          <w:sz w:val="28"/>
          <w:szCs w:val="28"/>
        </w:rPr>
      </w:pPr>
    </w:p>
    <w:p w14:paraId="1B107B3B" w14:textId="62543FAD" w:rsidR="00D670DA" w:rsidRPr="00DD2282" w:rsidRDefault="00D670DA" w:rsidP="00445486">
      <w:pPr>
        <w:spacing w:line="360" w:lineRule="auto"/>
        <w:rPr>
          <w:sz w:val="28"/>
          <w:szCs w:val="28"/>
        </w:rPr>
      </w:pPr>
    </w:p>
    <w:p w14:paraId="551BC75B" w14:textId="6C83F6CD" w:rsidR="00D670DA" w:rsidRPr="00DD2282" w:rsidRDefault="00D670DA" w:rsidP="00445486">
      <w:pPr>
        <w:spacing w:line="360" w:lineRule="auto"/>
        <w:rPr>
          <w:sz w:val="28"/>
          <w:szCs w:val="28"/>
        </w:rPr>
      </w:pPr>
      <w:r w:rsidRPr="00DD2282">
        <w:rPr>
          <w:sz w:val="28"/>
          <w:szCs w:val="28"/>
        </w:rPr>
        <w:t>(3) In the next plot we have created a bar plot, to find the relationship between Location with respective to its Abbreviation to the frequency( count which was created above) to find the cases, the shown plots are for the maximum case cities which were found from all over USA.</w:t>
      </w:r>
    </w:p>
    <w:p w14:paraId="6991DE8F" w14:textId="357E954D" w:rsidR="00C2204C" w:rsidRPr="00DD2282" w:rsidRDefault="00D670DA" w:rsidP="00445486">
      <w:pPr>
        <w:spacing w:line="360" w:lineRule="auto"/>
        <w:rPr>
          <w:sz w:val="28"/>
          <w:szCs w:val="28"/>
        </w:rPr>
      </w:pPr>
      <w:r w:rsidRPr="00DD2282">
        <w:rPr>
          <w:noProof/>
          <w:sz w:val="28"/>
          <w:szCs w:val="28"/>
        </w:rPr>
        <w:drawing>
          <wp:inline distT="0" distB="0" distL="0" distR="0" wp14:anchorId="502F8957" wp14:editId="50A12770">
            <wp:extent cx="5731510" cy="4885690"/>
            <wp:effectExtent l="0" t="0" r="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885690"/>
                    </a:xfrm>
                    <a:prstGeom prst="rect">
                      <a:avLst/>
                    </a:prstGeom>
                  </pic:spPr>
                </pic:pic>
              </a:graphicData>
            </a:graphic>
          </wp:inline>
        </w:drawing>
      </w:r>
      <w:r w:rsidRPr="00DD2282">
        <w:rPr>
          <w:sz w:val="28"/>
          <w:szCs w:val="28"/>
        </w:rPr>
        <w:t>Fig: Code and output of the horizontal bar plot.</w:t>
      </w:r>
    </w:p>
    <w:p w14:paraId="420140EE" w14:textId="4524D097" w:rsidR="00D670DA" w:rsidRPr="00DD2282" w:rsidRDefault="00D670DA" w:rsidP="00445486">
      <w:pPr>
        <w:spacing w:line="360" w:lineRule="auto"/>
        <w:rPr>
          <w:sz w:val="28"/>
          <w:szCs w:val="28"/>
        </w:rPr>
      </w:pPr>
    </w:p>
    <w:p w14:paraId="3062FA70" w14:textId="7D747C73" w:rsidR="00D670DA" w:rsidRPr="00DD2282" w:rsidRDefault="00D670DA" w:rsidP="00445486">
      <w:pPr>
        <w:spacing w:line="360" w:lineRule="auto"/>
        <w:rPr>
          <w:sz w:val="28"/>
          <w:szCs w:val="28"/>
        </w:rPr>
      </w:pPr>
      <w:r w:rsidRPr="00DD2282">
        <w:rPr>
          <w:sz w:val="28"/>
          <w:szCs w:val="28"/>
        </w:rPr>
        <w:lastRenderedPageBreak/>
        <w:t>From the above figure we can see that</w:t>
      </w:r>
      <w:r w:rsidR="0008414A" w:rsidRPr="00DD2282">
        <w:rPr>
          <w:sz w:val="28"/>
          <w:szCs w:val="28"/>
        </w:rPr>
        <w:t xml:space="preserve"> the states mentioned has the highest number of cases of deaths from overall disease topic which is taken into consideration. Out of 50 states 18 states have maximum death cases.</w:t>
      </w:r>
    </w:p>
    <w:p w14:paraId="78D7407C" w14:textId="74D1C6DC" w:rsidR="0008414A" w:rsidRPr="00DD2282" w:rsidRDefault="0008414A" w:rsidP="00445486">
      <w:pPr>
        <w:spacing w:line="360" w:lineRule="auto"/>
        <w:rPr>
          <w:sz w:val="28"/>
          <w:szCs w:val="28"/>
        </w:rPr>
      </w:pPr>
    </w:p>
    <w:p w14:paraId="2EC6E2D4" w14:textId="78FB47D2" w:rsidR="0008414A" w:rsidRPr="00DD2282" w:rsidRDefault="0008414A" w:rsidP="00445486">
      <w:pPr>
        <w:spacing w:line="360" w:lineRule="auto"/>
        <w:rPr>
          <w:sz w:val="28"/>
          <w:szCs w:val="28"/>
        </w:rPr>
      </w:pPr>
      <w:r w:rsidRPr="00DD2282">
        <w:rPr>
          <w:sz w:val="28"/>
          <w:szCs w:val="28"/>
        </w:rPr>
        <w:t xml:space="preserve">(4) For getting an insight what the cases looked </w:t>
      </w:r>
      <w:r w:rsidR="008A76A6" w:rsidRPr="00DD2282">
        <w:rPr>
          <w:sz w:val="28"/>
          <w:szCs w:val="28"/>
        </w:rPr>
        <w:t>when they ended we used box plot to visualized it.</w:t>
      </w:r>
    </w:p>
    <w:p w14:paraId="5AFF3BD9" w14:textId="3FD36DE1" w:rsidR="008A76A6" w:rsidRPr="00DD2282" w:rsidRDefault="008A76A6" w:rsidP="00445486">
      <w:pPr>
        <w:spacing w:line="360" w:lineRule="auto"/>
        <w:rPr>
          <w:sz w:val="28"/>
          <w:szCs w:val="28"/>
        </w:rPr>
      </w:pPr>
      <w:r w:rsidRPr="00DD2282">
        <w:rPr>
          <w:noProof/>
          <w:sz w:val="28"/>
          <w:szCs w:val="28"/>
        </w:rPr>
        <w:drawing>
          <wp:inline distT="0" distB="0" distL="0" distR="0" wp14:anchorId="309C7245" wp14:editId="04655DFD">
            <wp:extent cx="5731510" cy="1438382"/>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3491" cy="1438879"/>
                    </a:xfrm>
                    <a:prstGeom prst="rect">
                      <a:avLst/>
                    </a:prstGeom>
                  </pic:spPr>
                </pic:pic>
              </a:graphicData>
            </a:graphic>
          </wp:inline>
        </w:drawing>
      </w:r>
    </w:p>
    <w:p w14:paraId="2D2B28B5" w14:textId="769642BE" w:rsidR="008A76A6" w:rsidRPr="00DD2282" w:rsidDel="009754B9" w:rsidRDefault="008A76A6" w:rsidP="00445486">
      <w:pPr>
        <w:spacing w:line="360" w:lineRule="auto"/>
        <w:rPr>
          <w:del w:id="78" w:author="Liya Ai" w:date="2021-11-13T16:43:00Z"/>
          <w:sz w:val="28"/>
          <w:szCs w:val="28"/>
        </w:rPr>
      </w:pPr>
      <w:r w:rsidRPr="00DD2282">
        <w:rPr>
          <w:sz w:val="28"/>
          <w:szCs w:val="28"/>
        </w:rPr>
        <w:t>Fig: Code for boxplot when the cases ended.</w:t>
      </w:r>
    </w:p>
    <w:p w14:paraId="46BB0BD8" w14:textId="5090B138" w:rsidR="00C2204C" w:rsidRPr="00DD2282" w:rsidDel="009754B9" w:rsidRDefault="00C2204C" w:rsidP="00445486">
      <w:pPr>
        <w:spacing w:line="360" w:lineRule="auto"/>
        <w:rPr>
          <w:del w:id="79" w:author="Liya Ai" w:date="2021-11-13T16:43:00Z"/>
          <w:sz w:val="28"/>
          <w:szCs w:val="28"/>
        </w:rPr>
      </w:pPr>
    </w:p>
    <w:p w14:paraId="054C6953" w14:textId="59EB99F1" w:rsidR="00C2204C" w:rsidRPr="00DD2282" w:rsidDel="009754B9" w:rsidRDefault="00C2204C" w:rsidP="00445486">
      <w:pPr>
        <w:spacing w:line="360" w:lineRule="auto"/>
        <w:rPr>
          <w:del w:id="80" w:author="Liya Ai" w:date="2021-11-13T16:43:00Z"/>
          <w:sz w:val="28"/>
          <w:szCs w:val="28"/>
        </w:rPr>
      </w:pPr>
    </w:p>
    <w:p w14:paraId="17949ED2" w14:textId="3E7DA245" w:rsidR="00C2204C" w:rsidRPr="00DD2282" w:rsidDel="009754B9" w:rsidRDefault="00C2204C" w:rsidP="00445486">
      <w:pPr>
        <w:spacing w:line="360" w:lineRule="auto"/>
        <w:rPr>
          <w:del w:id="81" w:author="Liya Ai" w:date="2021-11-13T16:43:00Z"/>
          <w:sz w:val="28"/>
          <w:szCs w:val="28"/>
        </w:rPr>
      </w:pPr>
    </w:p>
    <w:p w14:paraId="26192772" w14:textId="1603891E" w:rsidR="00C2204C" w:rsidRPr="00DD2282" w:rsidDel="009754B9" w:rsidRDefault="008A76A6" w:rsidP="00445486">
      <w:pPr>
        <w:spacing w:line="360" w:lineRule="auto"/>
        <w:rPr>
          <w:del w:id="82" w:author="Liya Ai" w:date="2021-11-13T16:43:00Z"/>
          <w:sz w:val="28"/>
          <w:szCs w:val="28"/>
        </w:rPr>
      </w:pPr>
      <w:r w:rsidRPr="00DD2282">
        <w:rPr>
          <w:noProof/>
          <w:sz w:val="28"/>
          <w:szCs w:val="28"/>
        </w:rPr>
        <w:drawing>
          <wp:inline distT="0" distB="0" distL="0" distR="0" wp14:anchorId="20B00A7C" wp14:editId="502AB0A7">
            <wp:extent cx="7587586" cy="3287730"/>
            <wp:effectExtent l="0" t="0" r="0" b="1905"/>
            <wp:docPr id="14" name="Picture 14"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18027" cy="3300920"/>
                    </a:xfrm>
                    <a:prstGeom prst="rect">
                      <a:avLst/>
                    </a:prstGeom>
                  </pic:spPr>
                </pic:pic>
              </a:graphicData>
            </a:graphic>
          </wp:inline>
        </w:drawing>
      </w:r>
    </w:p>
    <w:p w14:paraId="7A9F056C" w14:textId="11FA6377" w:rsidR="00C2204C" w:rsidRPr="00DD2282" w:rsidDel="009754B9" w:rsidRDefault="00C2204C" w:rsidP="00445486">
      <w:pPr>
        <w:spacing w:line="360" w:lineRule="auto"/>
        <w:rPr>
          <w:del w:id="83" w:author="Liya Ai" w:date="2021-11-13T16:43:00Z"/>
          <w:sz w:val="28"/>
          <w:szCs w:val="28"/>
        </w:rPr>
      </w:pPr>
    </w:p>
    <w:p w14:paraId="2EF08075" w14:textId="10C7C5DF" w:rsidR="00C2204C" w:rsidRPr="00DD2282" w:rsidRDefault="008A76A6" w:rsidP="00445486">
      <w:pPr>
        <w:spacing w:line="360" w:lineRule="auto"/>
        <w:rPr>
          <w:sz w:val="28"/>
          <w:szCs w:val="28"/>
        </w:rPr>
      </w:pPr>
      <w:r w:rsidRPr="00DD2282">
        <w:rPr>
          <w:sz w:val="28"/>
          <w:szCs w:val="28"/>
        </w:rPr>
        <w:t>Fig: Output of boxplot.</w:t>
      </w:r>
    </w:p>
    <w:p w14:paraId="5AFEAF43" w14:textId="77968078" w:rsidR="008A76A6" w:rsidRPr="00DD2282" w:rsidRDefault="008A76A6" w:rsidP="00445486">
      <w:pPr>
        <w:spacing w:line="360" w:lineRule="auto"/>
        <w:rPr>
          <w:sz w:val="28"/>
          <w:szCs w:val="28"/>
        </w:rPr>
      </w:pPr>
    </w:p>
    <w:p w14:paraId="63CB6158" w14:textId="0905020C" w:rsidR="008A76A6" w:rsidRPr="00DD2282" w:rsidRDefault="008A76A6" w:rsidP="00445486">
      <w:pPr>
        <w:spacing w:line="360" w:lineRule="auto"/>
        <w:rPr>
          <w:sz w:val="28"/>
          <w:szCs w:val="28"/>
        </w:rPr>
      </w:pPr>
      <w:r w:rsidRPr="00DD2282">
        <w:rPr>
          <w:sz w:val="28"/>
          <w:szCs w:val="28"/>
        </w:rPr>
        <w:lastRenderedPageBreak/>
        <w:t>From the above output figure we can understand that the mean is the same for almost all the location except 22 and 38 and 72.</w:t>
      </w:r>
    </w:p>
    <w:p w14:paraId="215A4D74" w14:textId="205A22B3" w:rsidR="008A76A6" w:rsidRPr="00DD2282" w:rsidRDefault="008A76A6" w:rsidP="00445486">
      <w:pPr>
        <w:spacing w:line="360" w:lineRule="auto"/>
        <w:rPr>
          <w:sz w:val="28"/>
          <w:szCs w:val="28"/>
        </w:rPr>
      </w:pPr>
    </w:p>
    <w:p w14:paraId="3CF1F269" w14:textId="28ED87A1" w:rsidR="008A76A6" w:rsidRPr="00DD2282" w:rsidRDefault="008A76A6" w:rsidP="00445486">
      <w:pPr>
        <w:spacing w:line="360" w:lineRule="auto"/>
        <w:rPr>
          <w:sz w:val="28"/>
          <w:szCs w:val="28"/>
        </w:rPr>
      </w:pPr>
    </w:p>
    <w:p w14:paraId="3B78EB07" w14:textId="39D81B0F" w:rsidR="008A76A6" w:rsidRPr="00DD2282" w:rsidRDefault="008A76A6" w:rsidP="00445486">
      <w:pPr>
        <w:spacing w:line="360" w:lineRule="auto"/>
        <w:rPr>
          <w:sz w:val="28"/>
          <w:szCs w:val="28"/>
        </w:rPr>
      </w:pPr>
      <w:r w:rsidRPr="00DD2282">
        <w:rPr>
          <w:sz w:val="28"/>
          <w:szCs w:val="28"/>
        </w:rPr>
        <w:t>(5) We did one more boxplot to see this time what is the scenario when it is consider start of the year like when the case has started.</w:t>
      </w:r>
    </w:p>
    <w:p w14:paraId="3292DBA0" w14:textId="7565A973" w:rsidR="008A76A6" w:rsidRPr="00DD2282" w:rsidRDefault="008A76A6" w:rsidP="00445486">
      <w:pPr>
        <w:spacing w:line="360" w:lineRule="auto"/>
        <w:rPr>
          <w:sz w:val="28"/>
          <w:szCs w:val="28"/>
        </w:rPr>
      </w:pPr>
      <w:r w:rsidRPr="00DD2282">
        <w:rPr>
          <w:noProof/>
          <w:sz w:val="28"/>
          <w:szCs w:val="28"/>
        </w:rPr>
        <w:drawing>
          <wp:inline distT="0" distB="0" distL="0" distR="0" wp14:anchorId="5822A2C7" wp14:editId="59774E5E">
            <wp:extent cx="5731510" cy="171640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16405"/>
                    </a:xfrm>
                    <a:prstGeom prst="rect">
                      <a:avLst/>
                    </a:prstGeom>
                  </pic:spPr>
                </pic:pic>
              </a:graphicData>
            </a:graphic>
          </wp:inline>
        </w:drawing>
      </w:r>
    </w:p>
    <w:p w14:paraId="2A11B2BB" w14:textId="1EA674AF" w:rsidR="008A76A6" w:rsidRPr="00DD2282" w:rsidDel="009754B9" w:rsidRDefault="008A76A6" w:rsidP="008A76A6">
      <w:pPr>
        <w:spacing w:line="360" w:lineRule="auto"/>
        <w:rPr>
          <w:del w:id="84" w:author="Liya Ai" w:date="2021-11-13T16:43:00Z"/>
          <w:sz w:val="28"/>
          <w:szCs w:val="28"/>
        </w:rPr>
      </w:pPr>
      <w:r w:rsidRPr="00DD2282">
        <w:rPr>
          <w:sz w:val="28"/>
          <w:szCs w:val="28"/>
        </w:rPr>
        <w:t xml:space="preserve">Fig: </w:t>
      </w:r>
      <w:r w:rsidRPr="00DD2282">
        <w:rPr>
          <w:sz w:val="28"/>
          <w:szCs w:val="28"/>
        </w:rPr>
        <w:t>Fig: Code for boxplot when the cases</w:t>
      </w:r>
      <w:r w:rsidRPr="00DD2282">
        <w:rPr>
          <w:sz w:val="28"/>
          <w:szCs w:val="28"/>
        </w:rPr>
        <w:t xml:space="preserve"> started</w:t>
      </w:r>
      <w:r w:rsidRPr="00DD2282">
        <w:rPr>
          <w:sz w:val="28"/>
          <w:szCs w:val="28"/>
        </w:rPr>
        <w:t>.</w:t>
      </w:r>
    </w:p>
    <w:p w14:paraId="7BFCE0F5" w14:textId="04028069" w:rsidR="008A76A6" w:rsidRPr="00DD2282" w:rsidRDefault="008A76A6" w:rsidP="00445486">
      <w:pPr>
        <w:spacing w:line="360" w:lineRule="auto"/>
        <w:rPr>
          <w:sz w:val="28"/>
          <w:szCs w:val="28"/>
        </w:rPr>
      </w:pPr>
    </w:p>
    <w:p w14:paraId="74DDF42A" w14:textId="2B097952" w:rsidR="008A76A6" w:rsidRPr="00DD2282" w:rsidRDefault="00831357" w:rsidP="00445486">
      <w:pPr>
        <w:spacing w:line="360" w:lineRule="auto"/>
        <w:rPr>
          <w:sz w:val="28"/>
          <w:szCs w:val="28"/>
        </w:rPr>
      </w:pPr>
      <w:r w:rsidRPr="00DD2282">
        <w:rPr>
          <w:noProof/>
          <w:sz w:val="28"/>
          <w:szCs w:val="28"/>
        </w:rPr>
        <w:drawing>
          <wp:inline distT="0" distB="0" distL="0" distR="0" wp14:anchorId="257FFFE7" wp14:editId="71A4BEED">
            <wp:extent cx="5731510" cy="373443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inline>
        </w:drawing>
      </w:r>
    </w:p>
    <w:p w14:paraId="69AE9EF1" w14:textId="7DFA92FD" w:rsidR="008A76A6" w:rsidRPr="00DD2282" w:rsidRDefault="00831357" w:rsidP="00445486">
      <w:pPr>
        <w:spacing w:line="360" w:lineRule="auto"/>
        <w:rPr>
          <w:sz w:val="28"/>
          <w:szCs w:val="28"/>
        </w:rPr>
      </w:pPr>
      <w:r w:rsidRPr="00DD2282">
        <w:rPr>
          <w:sz w:val="28"/>
          <w:szCs w:val="28"/>
        </w:rPr>
        <w:t xml:space="preserve">From the above output figure we can understand that the mean is the same for almost all the location except </w:t>
      </w:r>
      <w:r w:rsidRPr="00DD2282">
        <w:rPr>
          <w:sz w:val="28"/>
          <w:szCs w:val="28"/>
        </w:rPr>
        <w:t xml:space="preserve">for Kentucky </w:t>
      </w:r>
      <w:r w:rsidRPr="00DD2282">
        <w:rPr>
          <w:sz w:val="28"/>
          <w:szCs w:val="28"/>
        </w:rPr>
        <w:t xml:space="preserve">and </w:t>
      </w:r>
      <w:r w:rsidR="00DD2282" w:rsidRPr="00DD2282">
        <w:rPr>
          <w:sz w:val="28"/>
          <w:szCs w:val="28"/>
        </w:rPr>
        <w:t>Virginia</w:t>
      </w:r>
      <w:r w:rsidRPr="00DD2282">
        <w:rPr>
          <w:sz w:val="28"/>
          <w:szCs w:val="28"/>
        </w:rPr>
        <w:t>.</w:t>
      </w:r>
    </w:p>
    <w:p w14:paraId="45202793" w14:textId="3914FC1C" w:rsidR="00C2204C" w:rsidRPr="00DD2282" w:rsidRDefault="00C2204C" w:rsidP="00C2204C">
      <w:pPr>
        <w:spacing w:line="360" w:lineRule="auto"/>
        <w:jc w:val="center"/>
        <w:rPr>
          <w:b/>
          <w:bCs/>
          <w:sz w:val="28"/>
          <w:szCs w:val="28"/>
          <w:u w:val="single"/>
        </w:rPr>
      </w:pPr>
      <w:r w:rsidRPr="00DD2282">
        <w:rPr>
          <w:b/>
          <w:bCs/>
          <w:sz w:val="28"/>
          <w:szCs w:val="28"/>
          <w:u w:val="single"/>
        </w:rPr>
        <w:lastRenderedPageBreak/>
        <w:t>Summary</w:t>
      </w:r>
    </w:p>
    <w:p w14:paraId="05C27708" w14:textId="77777777" w:rsidR="00DD2282" w:rsidRDefault="00DD2282" w:rsidP="00831357">
      <w:pPr>
        <w:spacing w:line="360" w:lineRule="auto"/>
        <w:rPr>
          <w:sz w:val="28"/>
          <w:szCs w:val="28"/>
        </w:rPr>
      </w:pPr>
    </w:p>
    <w:p w14:paraId="5BF38BA2" w14:textId="551E4824" w:rsidR="00831357" w:rsidRPr="00DD2282" w:rsidRDefault="00831357" w:rsidP="00831357">
      <w:pPr>
        <w:spacing w:line="360" w:lineRule="auto"/>
        <w:rPr>
          <w:sz w:val="28"/>
          <w:szCs w:val="28"/>
        </w:rPr>
      </w:pPr>
      <w:r w:rsidRPr="00DD2282">
        <w:rPr>
          <w:sz w:val="28"/>
          <w:szCs w:val="28"/>
        </w:rPr>
        <w:t xml:space="preserve">In a nutshell, we have taken the raw data from data.gov site, cleaned the data removed null data, then removed the columns which had all null value, changed few data type for fields converted it to numeric so that we can work with the data for visualization. From the </w:t>
      </w:r>
      <w:r w:rsidR="00DD2282" w:rsidRPr="00DD2282">
        <w:rPr>
          <w:sz w:val="28"/>
          <w:szCs w:val="28"/>
        </w:rPr>
        <w:t>visualizations</w:t>
      </w:r>
      <w:r w:rsidRPr="00DD2282">
        <w:rPr>
          <w:sz w:val="28"/>
          <w:szCs w:val="28"/>
        </w:rPr>
        <w:t xml:space="preserve"> we</w:t>
      </w:r>
      <w:r w:rsidR="00DD2282" w:rsidRPr="00DD2282">
        <w:rPr>
          <w:sz w:val="28"/>
          <w:szCs w:val="28"/>
        </w:rPr>
        <w:t xml:space="preserve"> can understand the mean for the cases in the states are almost same for the whole decade, the cases were recorded less in 2010 and 2020 apart from that 2018 was recorded with less cases.</w:t>
      </w:r>
    </w:p>
    <w:p w14:paraId="0CD487AF" w14:textId="77777777" w:rsidR="00DD2282" w:rsidRPr="00DD2282" w:rsidRDefault="00DD2282" w:rsidP="00DD2282">
      <w:pPr>
        <w:pStyle w:val="NormalWeb"/>
        <w:rPr>
          <w:sz w:val="28"/>
          <w:szCs w:val="28"/>
        </w:rPr>
      </w:pPr>
      <w:r w:rsidRPr="00DD2282">
        <w:rPr>
          <w:sz w:val="28"/>
          <w:szCs w:val="28"/>
        </w:rPr>
        <w:t xml:space="preserve">The outliers in both the box plots are extreme that means the data which is given have lot of noise. Apart from visualization we have also got to learn how to get the data from an open source, how to clean the data and how to work with raw data. From the first glance at the .csv file we can understand this </w:t>
      </w:r>
    </w:p>
    <w:p w14:paraId="2A2EE652" w14:textId="77777777" w:rsidR="00DD2282" w:rsidRPr="00DD2282" w:rsidRDefault="00DD2282" w:rsidP="00DD2282">
      <w:pPr>
        <w:pStyle w:val="NormalWeb"/>
        <w:numPr>
          <w:ilvl w:val="0"/>
          <w:numId w:val="4"/>
        </w:numPr>
        <w:rPr>
          <w:sz w:val="28"/>
          <w:szCs w:val="28"/>
        </w:rPr>
      </w:pPr>
      <w:r w:rsidRPr="00DD2282">
        <w:rPr>
          <w:color w:val="000000"/>
          <w:sz w:val="28"/>
          <w:szCs w:val="28"/>
        </w:rPr>
        <w:t>Amongst all the deaths in the United States, 65.8% of deaths are of males and 67.2% deaths are of females as of 2010.</w:t>
      </w:r>
    </w:p>
    <w:p w14:paraId="70A8275A" w14:textId="77777777" w:rsidR="00DD2282" w:rsidRPr="00DD2282" w:rsidRDefault="00DD2282" w:rsidP="00DD2282">
      <w:pPr>
        <w:pStyle w:val="NormalWeb"/>
        <w:numPr>
          <w:ilvl w:val="0"/>
          <w:numId w:val="4"/>
        </w:numPr>
        <w:rPr>
          <w:sz w:val="28"/>
          <w:szCs w:val="28"/>
        </w:rPr>
      </w:pPr>
      <w:r w:rsidRPr="00DD2282">
        <w:rPr>
          <w:color w:val="000000"/>
          <w:sz w:val="28"/>
          <w:szCs w:val="28"/>
        </w:rPr>
        <w:t>Major risk factors include smoking, excessive alcohol consumption, poor diet and insufficient physical activities</w:t>
      </w:r>
      <w:r w:rsidRPr="00DD2282">
        <w:rPr>
          <w:color w:val="000000"/>
          <w:sz w:val="28"/>
          <w:szCs w:val="28"/>
        </w:rPr>
        <w:t>.</w:t>
      </w:r>
    </w:p>
    <w:p w14:paraId="0638CE5A" w14:textId="12B624A2" w:rsidR="00DD2282" w:rsidRPr="00DD2282" w:rsidRDefault="00DD2282" w:rsidP="00DD2282">
      <w:pPr>
        <w:pStyle w:val="NormalWeb"/>
        <w:numPr>
          <w:ilvl w:val="0"/>
          <w:numId w:val="4"/>
        </w:numPr>
        <w:rPr>
          <w:sz w:val="28"/>
          <w:szCs w:val="28"/>
        </w:rPr>
      </w:pPr>
      <w:r w:rsidRPr="00DD2282">
        <w:rPr>
          <w:color w:val="000000"/>
          <w:sz w:val="28"/>
          <w:szCs w:val="28"/>
        </w:rPr>
        <w:t xml:space="preserve"> From this project we got to learn new skills such as in R about data visualization and how to filter raw data and work on it</w:t>
      </w:r>
    </w:p>
    <w:p w14:paraId="487EEE35" w14:textId="4C51172E" w:rsidR="00DD2282" w:rsidRPr="00DD2282" w:rsidRDefault="00DD2282" w:rsidP="00831357">
      <w:pPr>
        <w:spacing w:line="360" w:lineRule="auto"/>
        <w:rPr>
          <w:sz w:val="28"/>
          <w:szCs w:val="28"/>
        </w:rPr>
      </w:pPr>
    </w:p>
    <w:p w14:paraId="57193BA8" w14:textId="7E126E26" w:rsidR="00A5171F" w:rsidRPr="00DD2282" w:rsidRDefault="00A5171F" w:rsidP="00C2204C">
      <w:pPr>
        <w:spacing w:line="360" w:lineRule="auto"/>
        <w:jc w:val="center"/>
        <w:rPr>
          <w:b/>
          <w:bCs/>
          <w:sz w:val="28"/>
          <w:szCs w:val="28"/>
          <w:u w:val="single"/>
        </w:rPr>
      </w:pPr>
    </w:p>
    <w:p w14:paraId="4C22883D" w14:textId="0408A240" w:rsidR="009754B9" w:rsidRPr="00DD2282" w:rsidRDefault="009754B9" w:rsidP="009754B9">
      <w:pPr>
        <w:spacing w:line="360" w:lineRule="auto"/>
        <w:rPr>
          <w:ins w:id="85" w:author="Liya Ai" w:date="2021-11-13T16:47:00Z"/>
          <w:sz w:val="28"/>
          <w:szCs w:val="28"/>
          <w:u w:val="single"/>
          <w:rPrChange w:id="86" w:author="Liya Ai" w:date="2021-11-13T16:47:00Z">
            <w:rPr>
              <w:ins w:id="87" w:author="Liya Ai" w:date="2021-11-13T16:47:00Z"/>
              <w:b/>
              <w:bCs/>
              <w:sz w:val="32"/>
              <w:szCs w:val="32"/>
              <w:u w:val="single"/>
            </w:rPr>
          </w:rPrChange>
        </w:rPr>
      </w:pPr>
      <w:ins w:id="88" w:author="Liya Ai" w:date="2021-11-13T16:47:00Z">
        <w:r w:rsidRPr="00DD2282">
          <w:rPr>
            <w:sz w:val="28"/>
            <w:szCs w:val="28"/>
            <w:u w:val="single"/>
          </w:rPr>
          <w:t>To sum up</w:t>
        </w:r>
        <w:r w:rsidRPr="00DD2282">
          <w:rPr>
            <w:sz w:val="28"/>
            <w:szCs w:val="28"/>
            <w:u w:val="single"/>
            <w:rPrChange w:id="89" w:author="Liya Ai" w:date="2021-11-13T16:47:00Z">
              <w:rPr>
                <w:b/>
                <w:bCs/>
                <w:sz w:val="32"/>
                <w:szCs w:val="32"/>
                <w:u w:val="single"/>
              </w:rPr>
            </w:rPrChange>
          </w:rPr>
          <w:t xml:space="preserve">, the data we imported from the Data.gov </w:t>
        </w:r>
        <w:r w:rsidRPr="00DD2282">
          <w:rPr>
            <w:sz w:val="28"/>
            <w:szCs w:val="28"/>
            <w:u w:val="single"/>
          </w:rPr>
          <w:t>web</w:t>
        </w:r>
        <w:r w:rsidRPr="00DD2282">
          <w:rPr>
            <w:sz w:val="28"/>
            <w:szCs w:val="28"/>
            <w:u w:val="single"/>
            <w:rPrChange w:id="90" w:author="Liya Ai" w:date="2021-11-13T16:47:00Z">
              <w:rPr>
                <w:b/>
                <w:bCs/>
                <w:sz w:val="32"/>
                <w:szCs w:val="32"/>
                <w:u w:val="single"/>
              </w:rPr>
            </w:rPrChange>
          </w:rPr>
          <w:t xml:space="preserve">site </w:t>
        </w:r>
      </w:ins>
      <w:ins w:id="91" w:author="Liya Ai" w:date="2021-11-13T16:48:00Z">
        <w:r w:rsidRPr="00DD2282">
          <w:rPr>
            <w:sz w:val="28"/>
            <w:szCs w:val="28"/>
            <w:u w:val="single"/>
          </w:rPr>
          <w:t>is</w:t>
        </w:r>
      </w:ins>
      <w:ins w:id="92" w:author="Liya Ai" w:date="2021-11-13T16:47:00Z">
        <w:r w:rsidRPr="00DD2282">
          <w:rPr>
            <w:sz w:val="28"/>
            <w:szCs w:val="28"/>
            <w:u w:val="single"/>
            <w:rPrChange w:id="93" w:author="Liya Ai" w:date="2021-11-13T16:47:00Z">
              <w:rPr>
                <w:b/>
                <w:bCs/>
                <w:sz w:val="32"/>
                <w:szCs w:val="32"/>
                <w:u w:val="single"/>
              </w:rPr>
            </w:rPrChange>
          </w:rPr>
          <w:t xml:space="preserve"> a trusted source of data, it had all data from all over the USA with lot</w:t>
        </w:r>
      </w:ins>
      <w:ins w:id="94" w:author="Liya Ai" w:date="2021-11-13T16:48:00Z">
        <w:r w:rsidRPr="00DD2282">
          <w:rPr>
            <w:sz w:val="28"/>
            <w:szCs w:val="28"/>
            <w:u w:val="single"/>
          </w:rPr>
          <w:t>s</w:t>
        </w:r>
      </w:ins>
      <w:ins w:id="95" w:author="Liya Ai" w:date="2021-11-13T16:47:00Z">
        <w:r w:rsidRPr="00DD2282">
          <w:rPr>
            <w:sz w:val="28"/>
            <w:szCs w:val="28"/>
            <w:u w:val="single"/>
            <w:rPrChange w:id="96" w:author="Liya Ai" w:date="2021-11-13T16:47:00Z">
              <w:rPr>
                <w:b/>
                <w:bCs/>
                <w:sz w:val="32"/>
                <w:szCs w:val="32"/>
                <w:u w:val="single"/>
              </w:rPr>
            </w:rPrChange>
          </w:rPr>
          <w:t xml:space="preserve"> of Raw data including null data as well as unsaturated data. We filtered the data first and then applied conditions in order to get data for a particular region, we selected North-eastern region. The </w:t>
        </w:r>
      </w:ins>
      <w:ins w:id="97" w:author="Liya Ai" w:date="2021-11-13T16:49:00Z">
        <w:r w:rsidRPr="00DD2282">
          <w:rPr>
            <w:sz w:val="28"/>
            <w:szCs w:val="28"/>
            <w:u w:val="single"/>
          </w:rPr>
          <w:t xml:space="preserve">data </w:t>
        </w:r>
      </w:ins>
      <w:ins w:id="98" w:author="Liya Ai" w:date="2021-11-13T16:47:00Z">
        <w:r w:rsidRPr="00DD2282">
          <w:rPr>
            <w:sz w:val="28"/>
            <w:szCs w:val="28"/>
            <w:u w:val="single"/>
            <w:rPrChange w:id="99" w:author="Liya Ai" w:date="2021-11-13T16:47:00Z">
              <w:rPr>
                <w:b/>
                <w:bCs/>
                <w:sz w:val="32"/>
                <w:szCs w:val="32"/>
                <w:u w:val="single"/>
              </w:rPr>
            </w:rPrChange>
          </w:rPr>
          <w:t xml:space="preserve">visualization and the </w:t>
        </w:r>
      </w:ins>
      <w:ins w:id="100" w:author="Liya Ai" w:date="2021-11-13T16:49:00Z">
        <w:r w:rsidRPr="00DD2282">
          <w:rPr>
            <w:sz w:val="28"/>
            <w:szCs w:val="28"/>
            <w:u w:val="single"/>
          </w:rPr>
          <w:t>R outputs</w:t>
        </w:r>
      </w:ins>
      <w:ins w:id="101" w:author="Liya Ai" w:date="2021-11-13T16:47:00Z">
        <w:r w:rsidRPr="00DD2282">
          <w:rPr>
            <w:sz w:val="28"/>
            <w:szCs w:val="28"/>
            <w:u w:val="single"/>
            <w:rPrChange w:id="102" w:author="Liya Ai" w:date="2021-11-13T16:47:00Z">
              <w:rPr>
                <w:b/>
                <w:bCs/>
                <w:sz w:val="32"/>
                <w:szCs w:val="32"/>
                <w:u w:val="single"/>
              </w:rPr>
            </w:rPrChange>
          </w:rPr>
          <w:t xml:space="preserve"> show</w:t>
        </w:r>
      </w:ins>
      <w:ins w:id="103" w:author="Liya Ai" w:date="2021-11-13T16:49:00Z">
        <w:r w:rsidRPr="00DD2282">
          <w:rPr>
            <w:sz w:val="28"/>
            <w:szCs w:val="28"/>
            <w:u w:val="single"/>
          </w:rPr>
          <w:t xml:space="preserve"> us</w:t>
        </w:r>
      </w:ins>
      <w:ins w:id="104" w:author="Liya Ai" w:date="2021-11-13T16:47:00Z">
        <w:r w:rsidRPr="00DD2282">
          <w:rPr>
            <w:sz w:val="28"/>
            <w:szCs w:val="28"/>
            <w:u w:val="single"/>
            <w:rPrChange w:id="105" w:author="Liya Ai" w:date="2021-11-13T16:47:00Z">
              <w:rPr>
                <w:b/>
                <w:bCs/>
                <w:sz w:val="32"/>
                <w:szCs w:val="32"/>
                <w:u w:val="single"/>
              </w:rPr>
            </w:rPrChange>
          </w:rPr>
          <w:t xml:space="preserve"> the trend how many such cases are there who dies because of these 15 diseases, it showed that maximum trend was in alcoholism, Cancer and Disability, hence we focused on these 3 topics and continued with our research, From the above visualization figure</w:t>
        </w:r>
      </w:ins>
      <w:ins w:id="106" w:author="Liya Ai" w:date="2021-11-13T16:50:00Z">
        <w:r w:rsidR="00203442" w:rsidRPr="00DD2282">
          <w:rPr>
            <w:sz w:val="28"/>
            <w:szCs w:val="28"/>
            <w:u w:val="single"/>
          </w:rPr>
          <w:t>s</w:t>
        </w:r>
      </w:ins>
      <w:ins w:id="107" w:author="Liya Ai" w:date="2021-11-13T16:47:00Z">
        <w:r w:rsidRPr="00DD2282">
          <w:rPr>
            <w:sz w:val="28"/>
            <w:szCs w:val="28"/>
            <w:u w:val="single"/>
            <w:rPrChange w:id="108" w:author="Liya Ai" w:date="2021-11-13T16:47:00Z">
              <w:rPr>
                <w:b/>
                <w:bCs/>
                <w:sz w:val="32"/>
                <w:szCs w:val="32"/>
                <w:u w:val="single"/>
              </w:rPr>
            </w:rPrChange>
          </w:rPr>
          <w:t xml:space="preserve"> we can see the maximum death was from prostate cancer in male in the Maine region with data value around </w:t>
        </w:r>
        <w:r w:rsidRPr="00DD2282">
          <w:rPr>
            <w:sz w:val="28"/>
            <w:szCs w:val="28"/>
            <w:highlight w:val="yellow"/>
            <w:u w:val="single"/>
            <w:rPrChange w:id="109" w:author="Liya Ai" w:date="2021-11-13T16:50:00Z">
              <w:rPr>
                <w:b/>
                <w:bCs/>
                <w:sz w:val="32"/>
                <w:szCs w:val="32"/>
                <w:u w:val="single"/>
              </w:rPr>
            </w:rPrChange>
          </w:rPr>
          <w:t>400</w:t>
        </w:r>
        <w:r w:rsidRPr="00DD2282">
          <w:rPr>
            <w:sz w:val="28"/>
            <w:szCs w:val="28"/>
            <w:u w:val="single"/>
            <w:rPrChange w:id="110" w:author="Liya Ai" w:date="2021-11-13T16:47:00Z">
              <w:rPr>
                <w:b/>
                <w:bCs/>
                <w:sz w:val="32"/>
                <w:szCs w:val="32"/>
                <w:u w:val="single"/>
              </w:rPr>
            </w:rPrChange>
          </w:rPr>
          <w:t>.</w:t>
        </w:r>
      </w:ins>
    </w:p>
    <w:p w14:paraId="5730ABB6" w14:textId="64A09384" w:rsidR="00203442" w:rsidRPr="00DD2282" w:rsidRDefault="009754B9">
      <w:pPr>
        <w:pStyle w:val="ListParagraph"/>
        <w:numPr>
          <w:ilvl w:val="0"/>
          <w:numId w:val="2"/>
        </w:numPr>
        <w:spacing w:line="360" w:lineRule="auto"/>
        <w:rPr>
          <w:ins w:id="111" w:author="Liya Ai" w:date="2021-11-13T16:51:00Z"/>
          <w:sz w:val="28"/>
          <w:szCs w:val="28"/>
          <w:u w:val="single"/>
          <w:rPrChange w:id="112" w:author="Liya Ai" w:date="2021-11-13T16:52:00Z">
            <w:rPr>
              <w:ins w:id="113" w:author="Liya Ai" w:date="2021-11-13T16:51:00Z"/>
            </w:rPr>
          </w:rPrChange>
        </w:rPr>
        <w:pPrChange w:id="114" w:author="Liya Ai" w:date="2021-11-13T16:52:00Z">
          <w:pPr>
            <w:spacing w:line="360" w:lineRule="auto"/>
          </w:pPr>
        </w:pPrChange>
      </w:pPr>
      <w:ins w:id="115" w:author="Liya Ai" w:date="2021-11-13T16:47:00Z">
        <w:r w:rsidRPr="00DD2282">
          <w:rPr>
            <w:sz w:val="28"/>
            <w:szCs w:val="28"/>
            <w:u w:val="single"/>
            <w:rPrChange w:id="116" w:author="Liya Ai" w:date="2021-11-13T16:52:00Z">
              <w:rPr>
                <w:b/>
                <w:bCs/>
                <w:sz w:val="32"/>
                <w:szCs w:val="32"/>
                <w:u w:val="single"/>
              </w:rPr>
            </w:rPrChange>
          </w:rPr>
          <w:t xml:space="preserve">Amongst all the deaths in the United States, </w:t>
        </w:r>
        <w:r w:rsidRPr="00DD2282">
          <w:rPr>
            <w:sz w:val="28"/>
            <w:szCs w:val="28"/>
            <w:highlight w:val="yellow"/>
            <w:u w:val="single"/>
            <w:rPrChange w:id="117" w:author="Liya Ai" w:date="2021-11-13T16:52:00Z">
              <w:rPr>
                <w:b/>
                <w:bCs/>
                <w:sz w:val="32"/>
                <w:szCs w:val="32"/>
                <w:u w:val="single"/>
              </w:rPr>
            </w:rPrChange>
          </w:rPr>
          <w:t>65.8% of deaths are of males and 67.2% deaths are of females as of 2010</w:t>
        </w:r>
      </w:ins>
      <w:ins w:id="118" w:author="Liya Ai" w:date="2021-11-13T16:51:00Z">
        <w:r w:rsidR="00203442" w:rsidRPr="00DD2282">
          <w:rPr>
            <w:sz w:val="28"/>
            <w:szCs w:val="28"/>
            <w:u w:val="single"/>
            <w:rPrChange w:id="119" w:author="Liya Ai" w:date="2021-11-13T16:52:00Z">
              <w:rPr/>
            </w:rPrChange>
          </w:rPr>
          <w:t>.</w:t>
        </w:r>
      </w:ins>
    </w:p>
    <w:p w14:paraId="715D1586" w14:textId="0AF06097" w:rsidR="009754B9" w:rsidRPr="00DD2282" w:rsidRDefault="009754B9">
      <w:pPr>
        <w:pStyle w:val="ListParagraph"/>
        <w:numPr>
          <w:ilvl w:val="0"/>
          <w:numId w:val="2"/>
        </w:numPr>
        <w:spacing w:line="360" w:lineRule="auto"/>
        <w:rPr>
          <w:ins w:id="120" w:author="Liya Ai" w:date="2021-11-13T16:47:00Z"/>
          <w:sz w:val="28"/>
          <w:szCs w:val="28"/>
          <w:u w:val="single"/>
          <w:rPrChange w:id="121" w:author="Liya Ai" w:date="2021-11-13T16:52:00Z">
            <w:rPr>
              <w:ins w:id="122" w:author="Liya Ai" w:date="2021-11-13T16:47:00Z"/>
              <w:b/>
              <w:bCs/>
              <w:sz w:val="32"/>
              <w:szCs w:val="32"/>
              <w:u w:val="single"/>
            </w:rPr>
          </w:rPrChange>
        </w:rPr>
        <w:pPrChange w:id="123" w:author="Liya Ai" w:date="2021-11-13T16:52:00Z">
          <w:pPr>
            <w:spacing w:line="360" w:lineRule="auto"/>
          </w:pPr>
        </w:pPrChange>
      </w:pPr>
      <w:ins w:id="124" w:author="Liya Ai" w:date="2021-11-13T16:47:00Z">
        <w:r w:rsidRPr="00DD2282">
          <w:rPr>
            <w:sz w:val="28"/>
            <w:szCs w:val="28"/>
            <w:u w:val="single"/>
            <w:rPrChange w:id="125" w:author="Liya Ai" w:date="2021-11-13T16:52:00Z">
              <w:rPr>
                <w:b/>
                <w:bCs/>
                <w:sz w:val="32"/>
                <w:szCs w:val="32"/>
                <w:u w:val="single"/>
              </w:rPr>
            </w:rPrChange>
          </w:rPr>
          <w:t>Major risk factors include smoking, excessive alcohol consumption, poor diet and insufficient physical activities</w:t>
        </w:r>
      </w:ins>
      <w:ins w:id="126" w:author="Liya Ai" w:date="2021-11-13T16:51:00Z">
        <w:r w:rsidR="00203442" w:rsidRPr="00DD2282">
          <w:rPr>
            <w:sz w:val="28"/>
            <w:szCs w:val="28"/>
            <w:u w:val="single"/>
            <w:rPrChange w:id="127" w:author="Liya Ai" w:date="2021-11-13T16:52:00Z">
              <w:rPr/>
            </w:rPrChange>
          </w:rPr>
          <w:t>.</w:t>
        </w:r>
      </w:ins>
    </w:p>
    <w:p w14:paraId="2418AB02" w14:textId="33D4AAFC" w:rsidR="00A5171F" w:rsidRPr="00DD2282" w:rsidRDefault="009754B9">
      <w:pPr>
        <w:pStyle w:val="ListParagraph"/>
        <w:numPr>
          <w:ilvl w:val="0"/>
          <w:numId w:val="2"/>
        </w:numPr>
        <w:spacing w:line="360" w:lineRule="auto"/>
        <w:rPr>
          <w:sz w:val="28"/>
          <w:szCs w:val="28"/>
          <w:u w:val="single"/>
          <w:rPrChange w:id="128" w:author="Liya Ai" w:date="2021-11-13T16:52:00Z">
            <w:rPr>
              <w:b/>
              <w:bCs/>
              <w:sz w:val="32"/>
              <w:szCs w:val="32"/>
              <w:u w:val="single"/>
            </w:rPr>
          </w:rPrChange>
        </w:rPr>
        <w:pPrChange w:id="129" w:author="Liya Ai" w:date="2021-11-13T16:52:00Z">
          <w:pPr>
            <w:spacing w:line="360" w:lineRule="auto"/>
            <w:jc w:val="center"/>
          </w:pPr>
        </w:pPrChange>
      </w:pPr>
      <w:ins w:id="130" w:author="Liya Ai" w:date="2021-11-13T16:47:00Z">
        <w:r w:rsidRPr="00DD2282">
          <w:rPr>
            <w:sz w:val="28"/>
            <w:szCs w:val="28"/>
            <w:u w:val="single"/>
            <w:rPrChange w:id="131" w:author="Liya Ai" w:date="2021-11-13T16:52:00Z">
              <w:rPr>
                <w:b/>
                <w:bCs/>
                <w:sz w:val="32"/>
                <w:szCs w:val="32"/>
                <w:u w:val="single"/>
              </w:rPr>
            </w:rPrChange>
          </w:rPr>
          <w:t xml:space="preserve">From this project we got to learn new skills such as </w:t>
        </w:r>
      </w:ins>
      <w:ins w:id="132" w:author="Liya Ai" w:date="2021-11-13T16:52:00Z">
        <w:r w:rsidR="00203442" w:rsidRPr="00DD2282">
          <w:rPr>
            <w:sz w:val="28"/>
            <w:szCs w:val="28"/>
            <w:u w:val="single"/>
            <w:rPrChange w:id="133" w:author="Liya Ai" w:date="2021-11-13T16:52:00Z">
              <w:rPr/>
            </w:rPrChange>
          </w:rPr>
          <w:t>in R about data</w:t>
        </w:r>
      </w:ins>
      <w:ins w:id="134" w:author="Liya Ai" w:date="2021-11-13T16:47:00Z">
        <w:r w:rsidRPr="00DD2282">
          <w:rPr>
            <w:sz w:val="28"/>
            <w:szCs w:val="28"/>
            <w:u w:val="single"/>
            <w:rPrChange w:id="135" w:author="Liya Ai" w:date="2021-11-13T16:52:00Z">
              <w:rPr>
                <w:b/>
                <w:bCs/>
                <w:sz w:val="32"/>
                <w:szCs w:val="32"/>
                <w:u w:val="single"/>
              </w:rPr>
            </w:rPrChange>
          </w:rPr>
          <w:t xml:space="preserve"> visualization and how to filter raw data and work on it.</w:t>
        </w:r>
      </w:ins>
    </w:p>
    <w:p w14:paraId="7FBB5BF0" w14:textId="77777777" w:rsidR="00A5171F" w:rsidRPr="00DD2282" w:rsidRDefault="00A5171F" w:rsidP="00A5171F">
      <w:pPr>
        <w:spacing w:line="360" w:lineRule="auto"/>
        <w:rPr>
          <w:sz w:val="28"/>
          <w:szCs w:val="28"/>
        </w:rPr>
      </w:pPr>
    </w:p>
    <w:sectPr w:rsidR="00A5171F" w:rsidRPr="00DD2282" w:rsidSect="00DD2282">
      <w:head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BC22C" w14:textId="77777777" w:rsidR="00B57A78" w:rsidRDefault="00B57A78" w:rsidP="007C5F2B">
      <w:r>
        <w:separator/>
      </w:r>
    </w:p>
  </w:endnote>
  <w:endnote w:type="continuationSeparator" w:id="0">
    <w:p w14:paraId="094A8FFE" w14:textId="77777777" w:rsidR="00B57A78" w:rsidRDefault="00B57A78" w:rsidP="007C5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1D8B6" w14:textId="77777777" w:rsidR="00B57A78" w:rsidRDefault="00B57A78" w:rsidP="007C5F2B">
      <w:r>
        <w:separator/>
      </w:r>
    </w:p>
  </w:footnote>
  <w:footnote w:type="continuationSeparator" w:id="0">
    <w:p w14:paraId="33389C95" w14:textId="77777777" w:rsidR="00B57A78" w:rsidRDefault="00B57A78" w:rsidP="007C5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4B110" w14:textId="7154D872" w:rsidR="007C5F2B" w:rsidRDefault="009778B9">
    <w:pPr>
      <w:pStyle w:val="Header"/>
    </w:pPr>
    <w:r>
      <w:rPr>
        <w:noProof/>
      </w:rPr>
      <mc:AlternateContent>
        <mc:Choice Requires="wps">
          <w:drawing>
            <wp:anchor distT="0" distB="0" distL="114300" distR="114300" simplePos="0" relativeHeight="251660288" behindDoc="0" locked="0" layoutInCell="0" allowOverlap="1" wp14:anchorId="66CE4D3B" wp14:editId="1375B5E4">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2F68AD5" w14:textId="6299174B" w:rsidR="009778B9" w:rsidRDefault="009C731C">
                              <w:r>
                                <w:t>USA Chronic Disease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CE4D3B"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&#13;&#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32F68AD5" w14:textId="6299174B" w:rsidR="009778B9" w:rsidRDefault="009C731C">
                        <w:r>
                          <w:t>USA Chronic Disease</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5CF9D0F" wp14:editId="28C908E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A05E3CF" w14:textId="77777777" w:rsidR="009778B9" w:rsidRDefault="009778B9">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5CF9D0F"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" o:allowincell="f" fillcolor="#a8d08d [1945]" stroked="f">
              <v:textbox style="mso-fit-shape-to-text:t" inset=",0,,0">
                <w:txbxContent>
                  <w:p w14:paraId="1A05E3CF" w14:textId="77777777" w:rsidR="009778B9" w:rsidRDefault="009778B9">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62E"/>
    <w:multiLevelType w:val="hybridMultilevel"/>
    <w:tmpl w:val="995A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B5F60"/>
    <w:multiLevelType w:val="hybridMultilevel"/>
    <w:tmpl w:val="82D0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836414"/>
    <w:multiLevelType w:val="hybridMultilevel"/>
    <w:tmpl w:val="2AF8B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EB411D"/>
    <w:multiLevelType w:val="multilevel"/>
    <w:tmpl w:val="6756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ya Ai">
    <w15:presenceInfo w15:providerId="AD" w15:userId="S::ai.l@northeastern.edu::6d46ec1f-0fc9-45ce-84e9-fb90ff23b479"/>
  </w15:person>
  <w15:person w15:author="Manisha Kaila">
    <w15:presenceInfo w15:providerId="AD" w15:userId="S::kaila.m@northeastern.edu::7b613926-c727-477c-8fa8-35bf3f083c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16B"/>
    <w:rsid w:val="00003E9F"/>
    <w:rsid w:val="00011371"/>
    <w:rsid w:val="0008414A"/>
    <w:rsid w:val="00092EA1"/>
    <w:rsid w:val="000F5199"/>
    <w:rsid w:val="00147C0D"/>
    <w:rsid w:val="00154070"/>
    <w:rsid w:val="00170125"/>
    <w:rsid w:val="00196F65"/>
    <w:rsid w:val="001E2595"/>
    <w:rsid w:val="00203442"/>
    <w:rsid w:val="002055C7"/>
    <w:rsid w:val="00263EEC"/>
    <w:rsid w:val="002F040A"/>
    <w:rsid w:val="002F72E0"/>
    <w:rsid w:val="003077B4"/>
    <w:rsid w:val="0039716B"/>
    <w:rsid w:val="00445486"/>
    <w:rsid w:val="004B3195"/>
    <w:rsid w:val="00591547"/>
    <w:rsid w:val="005C75A5"/>
    <w:rsid w:val="00615118"/>
    <w:rsid w:val="00664DF9"/>
    <w:rsid w:val="00683301"/>
    <w:rsid w:val="007255E3"/>
    <w:rsid w:val="00746E0A"/>
    <w:rsid w:val="007732A7"/>
    <w:rsid w:val="007C5F2B"/>
    <w:rsid w:val="00831357"/>
    <w:rsid w:val="00873371"/>
    <w:rsid w:val="008A76A6"/>
    <w:rsid w:val="008C22B7"/>
    <w:rsid w:val="009754B9"/>
    <w:rsid w:val="009778B9"/>
    <w:rsid w:val="009C731C"/>
    <w:rsid w:val="00A110C8"/>
    <w:rsid w:val="00A5171F"/>
    <w:rsid w:val="00AA1104"/>
    <w:rsid w:val="00B034D9"/>
    <w:rsid w:val="00B57A78"/>
    <w:rsid w:val="00B60B6D"/>
    <w:rsid w:val="00C2204C"/>
    <w:rsid w:val="00C97188"/>
    <w:rsid w:val="00CB668E"/>
    <w:rsid w:val="00D14EB7"/>
    <w:rsid w:val="00D670DA"/>
    <w:rsid w:val="00DA2687"/>
    <w:rsid w:val="00DB7F3A"/>
    <w:rsid w:val="00DD2282"/>
    <w:rsid w:val="00E00E15"/>
    <w:rsid w:val="00E31FF2"/>
    <w:rsid w:val="00EE445E"/>
    <w:rsid w:val="00F23BB1"/>
    <w:rsid w:val="00F456C5"/>
    <w:rsid w:val="00FD24E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967AD"/>
  <w15:chartTrackingRefBased/>
  <w15:docId w15:val="{BA61EBAC-6E41-40CA-852B-A4BD3FBE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6B"/>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9716B"/>
    <w:pPr>
      <w:widowControl w:val="0"/>
      <w:autoSpaceDE w:val="0"/>
      <w:autoSpaceDN w:val="0"/>
    </w:pPr>
    <w:rPr>
      <w:rFonts w:ascii="Tahoma" w:eastAsia="Tahoma" w:hAnsi="Tahoma" w:cs="Tahoma"/>
      <w:b/>
      <w:bCs/>
      <w:lang w:val="en-US" w:eastAsia="en-US"/>
    </w:rPr>
  </w:style>
  <w:style w:type="character" w:customStyle="1" w:styleId="BodyTextChar">
    <w:name w:val="Body Text Char"/>
    <w:basedOn w:val="DefaultParagraphFont"/>
    <w:link w:val="BodyText"/>
    <w:uiPriority w:val="1"/>
    <w:rsid w:val="0039716B"/>
    <w:rPr>
      <w:rFonts w:ascii="Tahoma" w:eastAsia="Tahoma" w:hAnsi="Tahoma" w:cs="Tahoma"/>
      <w:b/>
      <w:bCs/>
      <w:sz w:val="24"/>
      <w:szCs w:val="24"/>
      <w:lang w:val="en-US"/>
    </w:rPr>
  </w:style>
  <w:style w:type="paragraph" w:styleId="Title">
    <w:name w:val="Title"/>
    <w:basedOn w:val="Normal"/>
    <w:link w:val="TitleChar"/>
    <w:uiPriority w:val="10"/>
    <w:qFormat/>
    <w:rsid w:val="0039716B"/>
    <w:pPr>
      <w:widowControl w:val="0"/>
      <w:autoSpaceDE w:val="0"/>
      <w:autoSpaceDN w:val="0"/>
      <w:spacing w:before="95"/>
      <w:ind w:left="2927" w:right="3317"/>
      <w:jc w:val="center"/>
    </w:pPr>
    <w:rPr>
      <w:rFonts w:ascii="Tahoma" w:eastAsia="Tahoma" w:hAnsi="Tahoma" w:cs="Tahoma"/>
      <w:sz w:val="32"/>
      <w:szCs w:val="32"/>
      <w:lang w:val="en-US" w:eastAsia="en-US"/>
    </w:rPr>
  </w:style>
  <w:style w:type="character" w:customStyle="1" w:styleId="TitleChar">
    <w:name w:val="Title Char"/>
    <w:basedOn w:val="DefaultParagraphFont"/>
    <w:link w:val="Title"/>
    <w:uiPriority w:val="10"/>
    <w:rsid w:val="0039716B"/>
    <w:rPr>
      <w:rFonts w:ascii="Tahoma" w:eastAsia="Tahoma" w:hAnsi="Tahoma" w:cs="Tahoma"/>
      <w:sz w:val="32"/>
      <w:szCs w:val="32"/>
      <w:lang w:val="en-US"/>
    </w:rPr>
  </w:style>
  <w:style w:type="paragraph" w:styleId="Header">
    <w:name w:val="header"/>
    <w:basedOn w:val="Normal"/>
    <w:link w:val="HeaderChar"/>
    <w:uiPriority w:val="99"/>
    <w:unhideWhenUsed/>
    <w:rsid w:val="007C5F2B"/>
    <w:pPr>
      <w:tabs>
        <w:tab w:val="center" w:pos="4513"/>
        <w:tab w:val="right" w:pos="9026"/>
      </w:tabs>
    </w:pPr>
  </w:style>
  <w:style w:type="character" w:customStyle="1" w:styleId="HeaderChar">
    <w:name w:val="Header Char"/>
    <w:basedOn w:val="DefaultParagraphFont"/>
    <w:link w:val="Header"/>
    <w:uiPriority w:val="99"/>
    <w:rsid w:val="007C5F2B"/>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7C5F2B"/>
    <w:pPr>
      <w:tabs>
        <w:tab w:val="center" w:pos="4513"/>
        <w:tab w:val="right" w:pos="9026"/>
      </w:tabs>
    </w:pPr>
  </w:style>
  <w:style w:type="character" w:customStyle="1" w:styleId="FooterChar">
    <w:name w:val="Footer Char"/>
    <w:basedOn w:val="DefaultParagraphFont"/>
    <w:link w:val="Footer"/>
    <w:uiPriority w:val="99"/>
    <w:rsid w:val="007C5F2B"/>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03442"/>
    <w:pPr>
      <w:ind w:left="720"/>
      <w:contextualSpacing/>
    </w:pPr>
  </w:style>
  <w:style w:type="paragraph" w:styleId="BalloonText">
    <w:name w:val="Balloon Text"/>
    <w:basedOn w:val="Normal"/>
    <w:link w:val="BalloonTextChar"/>
    <w:uiPriority w:val="99"/>
    <w:semiHidden/>
    <w:unhideWhenUsed/>
    <w:rsid w:val="002055C7"/>
    <w:rPr>
      <w:sz w:val="18"/>
      <w:szCs w:val="18"/>
    </w:rPr>
  </w:style>
  <w:style w:type="character" w:customStyle="1" w:styleId="BalloonTextChar">
    <w:name w:val="Balloon Text Char"/>
    <w:basedOn w:val="DefaultParagraphFont"/>
    <w:link w:val="BalloonText"/>
    <w:uiPriority w:val="99"/>
    <w:semiHidden/>
    <w:rsid w:val="002055C7"/>
    <w:rPr>
      <w:rFonts w:ascii="Times New Roman" w:eastAsia="Times New Roman" w:hAnsi="Times New Roman" w:cs="Times New Roman"/>
      <w:sz w:val="18"/>
      <w:szCs w:val="18"/>
      <w:lang w:eastAsia="en-GB"/>
    </w:rPr>
  </w:style>
  <w:style w:type="paragraph" w:styleId="NormalWeb">
    <w:name w:val="Normal (Web)"/>
    <w:basedOn w:val="Normal"/>
    <w:uiPriority w:val="99"/>
    <w:semiHidden/>
    <w:unhideWhenUsed/>
    <w:rsid w:val="00DD228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86927">
      <w:bodyDiv w:val="1"/>
      <w:marLeft w:val="0"/>
      <w:marRight w:val="0"/>
      <w:marTop w:val="0"/>
      <w:marBottom w:val="0"/>
      <w:divBdr>
        <w:top w:val="none" w:sz="0" w:space="0" w:color="auto"/>
        <w:left w:val="none" w:sz="0" w:space="0" w:color="auto"/>
        <w:bottom w:val="none" w:sz="0" w:space="0" w:color="auto"/>
        <w:right w:val="none" w:sz="0" w:space="0" w:color="auto"/>
      </w:divBdr>
    </w:div>
    <w:div w:id="286662703">
      <w:bodyDiv w:val="1"/>
      <w:marLeft w:val="0"/>
      <w:marRight w:val="0"/>
      <w:marTop w:val="0"/>
      <w:marBottom w:val="0"/>
      <w:divBdr>
        <w:top w:val="none" w:sz="0" w:space="0" w:color="auto"/>
        <w:left w:val="none" w:sz="0" w:space="0" w:color="auto"/>
        <w:bottom w:val="none" w:sz="0" w:space="0" w:color="auto"/>
        <w:right w:val="none" w:sz="0" w:space="0" w:color="auto"/>
      </w:divBdr>
    </w:div>
    <w:div w:id="386269601">
      <w:bodyDiv w:val="1"/>
      <w:marLeft w:val="0"/>
      <w:marRight w:val="0"/>
      <w:marTop w:val="0"/>
      <w:marBottom w:val="0"/>
      <w:divBdr>
        <w:top w:val="none" w:sz="0" w:space="0" w:color="auto"/>
        <w:left w:val="none" w:sz="0" w:space="0" w:color="auto"/>
        <w:bottom w:val="none" w:sz="0" w:space="0" w:color="auto"/>
        <w:right w:val="none" w:sz="0" w:space="0" w:color="auto"/>
      </w:divBdr>
    </w:div>
    <w:div w:id="602493284">
      <w:bodyDiv w:val="1"/>
      <w:marLeft w:val="0"/>
      <w:marRight w:val="0"/>
      <w:marTop w:val="0"/>
      <w:marBottom w:val="0"/>
      <w:divBdr>
        <w:top w:val="none" w:sz="0" w:space="0" w:color="auto"/>
        <w:left w:val="none" w:sz="0" w:space="0" w:color="auto"/>
        <w:bottom w:val="none" w:sz="0" w:space="0" w:color="auto"/>
        <w:right w:val="none" w:sz="0" w:space="0" w:color="auto"/>
      </w:divBdr>
    </w:div>
    <w:div w:id="639655408">
      <w:bodyDiv w:val="1"/>
      <w:marLeft w:val="0"/>
      <w:marRight w:val="0"/>
      <w:marTop w:val="0"/>
      <w:marBottom w:val="0"/>
      <w:divBdr>
        <w:top w:val="none" w:sz="0" w:space="0" w:color="auto"/>
        <w:left w:val="none" w:sz="0" w:space="0" w:color="auto"/>
        <w:bottom w:val="none" w:sz="0" w:space="0" w:color="auto"/>
        <w:right w:val="none" w:sz="0" w:space="0" w:color="auto"/>
      </w:divBdr>
    </w:div>
    <w:div w:id="859465306">
      <w:bodyDiv w:val="1"/>
      <w:marLeft w:val="0"/>
      <w:marRight w:val="0"/>
      <w:marTop w:val="0"/>
      <w:marBottom w:val="0"/>
      <w:divBdr>
        <w:top w:val="none" w:sz="0" w:space="0" w:color="auto"/>
        <w:left w:val="none" w:sz="0" w:space="0" w:color="auto"/>
        <w:bottom w:val="none" w:sz="0" w:space="0" w:color="auto"/>
        <w:right w:val="none" w:sz="0" w:space="0" w:color="auto"/>
      </w:divBdr>
    </w:div>
    <w:div w:id="1182547254">
      <w:bodyDiv w:val="1"/>
      <w:marLeft w:val="0"/>
      <w:marRight w:val="0"/>
      <w:marTop w:val="0"/>
      <w:marBottom w:val="0"/>
      <w:divBdr>
        <w:top w:val="none" w:sz="0" w:space="0" w:color="auto"/>
        <w:left w:val="none" w:sz="0" w:space="0" w:color="auto"/>
        <w:bottom w:val="none" w:sz="0" w:space="0" w:color="auto"/>
        <w:right w:val="none" w:sz="0" w:space="0" w:color="auto"/>
      </w:divBdr>
    </w:div>
    <w:div w:id="1433090909">
      <w:bodyDiv w:val="1"/>
      <w:marLeft w:val="0"/>
      <w:marRight w:val="0"/>
      <w:marTop w:val="0"/>
      <w:marBottom w:val="0"/>
      <w:divBdr>
        <w:top w:val="none" w:sz="0" w:space="0" w:color="auto"/>
        <w:left w:val="none" w:sz="0" w:space="0" w:color="auto"/>
        <w:bottom w:val="none" w:sz="0" w:space="0" w:color="auto"/>
        <w:right w:val="none" w:sz="0" w:space="0" w:color="auto"/>
      </w:divBdr>
    </w:div>
    <w:div w:id="1551844807">
      <w:bodyDiv w:val="1"/>
      <w:marLeft w:val="0"/>
      <w:marRight w:val="0"/>
      <w:marTop w:val="0"/>
      <w:marBottom w:val="0"/>
      <w:divBdr>
        <w:top w:val="none" w:sz="0" w:space="0" w:color="auto"/>
        <w:left w:val="none" w:sz="0" w:space="0" w:color="auto"/>
        <w:bottom w:val="none" w:sz="0" w:space="0" w:color="auto"/>
        <w:right w:val="none" w:sz="0" w:space="0" w:color="auto"/>
      </w:divBdr>
    </w:div>
    <w:div w:id="1565138839">
      <w:bodyDiv w:val="1"/>
      <w:marLeft w:val="0"/>
      <w:marRight w:val="0"/>
      <w:marTop w:val="0"/>
      <w:marBottom w:val="0"/>
      <w:divBdr>
        <w:top w:val="none" w:sz="0" w:space="0" w:color="auto"/>
        <w:left w:val="none" w:sz="0" w:space="0" w:color="auto"/>
        <w:bottom w:val="none" w:sz="0" w:space="0" w:color="auto"/>
        <w:right w:val="none" w:sz="0" w:space="0" w:color="auto"/>
      </w:divBdr>
    </w:div>
    <w:div w:id="1805344281">
      <w:bodyDiv w:val="1"/>
      <w:marLeft w:val="0"/>
      <w:marRight w:val="0"/>
      <w:marTop w:val="0"/>
      <w:marBottom w:val="0"/>
      <w:divBdr>
        <w:top w:val="none" w:sz="0" w:space="0" w:color="auto"/>
        <w:left w:val="none" w:sz="0" w:space="0" w:color="auto"/>
        <w:bottom w:val="none" w:sz="0" w:space="0" w:color="auto"/>
        <w:right w:val="none" w:sz="0" w:space="0" w:color="auto"/>
      </w:divBdr>
    </w:div>
    <w:div w:id="2036227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19660-BBB9-9149-A30C-FFACBA491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USA Chronic Disease</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 Chronic Disease</dc:title>
  <dc:subject/>
  <dc:creator>chailvi singh</dc:creator>
  <cp:keywords/>
  <dc:description/>
  <cp:lastModifiedBy>Manisha Kaila</cp:lastModifiedBy>
  <cp:revision>2</cp:revision>
  <dcterms:created xsi:type="dcterms:W3CDTF">2021-11-14T02:04:00Z</dcterms:created>
  <dcterms:modified xsi:type="dcterms:W3CDTF">2021-11-14T02:04:00Z</dcterms:modified>
</cp:coreProperties>
</file>